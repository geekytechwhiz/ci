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8E26B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Workflow Runtime Service — Requirements Specification</w:t>
      </w:r>
    </w:p>
    <w:p w14:paraId="487099F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22D078B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1. Purpose</w:t>
      </w:r>
    </w:p>
    <w:p w14:paraId="32B4F83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3A29AE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Workflow Runtime Service manages configurable, structured, multi-step care operations that require staff to follow defined steps, rules, blockers, evidence capture, and completion criteria.</w:t>
      </w:r>
    </w:p>
    <w:p w14:paraId="701EBDE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6693E0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In Phase 1, the service supports Patient Onboarding, Formal Review, and Closure Review workflows for care plans.</w:t>
      </w:r>
    </w:p>
    <w:p w14:paraId="6E7CB7C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41A434F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is designed for future extension to other structured care workflows such as home care visits, elder care check-ins, post-discharge follow-ups, device setup support, and referral coordination where a defined step-based process is required.</w:t>
      </w:r>
    </w:p>
    <w:p w14:paraId="5390235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5BA7E0D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is not a generic ticketing system and does not replace Task Runtime, Alert Service, Care Plan Runtime, Appointment, Payment, or domain-specific services.</w:t>
      </w:r>
    </w:p>
    <w:p w14:paraId="5269B96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3CFB673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2. Scope</w:t>
      </w:r>
    </w:p>
    <w:p w14:paraId="13B3499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01A66C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xml:space="preserve">In Phase 1, Workflow Runtime Service is limited to three structured care-plan workflows: </w:t>
      </w:r>
      <w:r w:rsidRPr="00FB1A17">
        <w:rPr>
          <w:rFonts w:ascii="Calibri" w:eastAsia="Times New Roman" w:hAnsi="Calibri" w:cs="Calibri"/>
          <w:kern w:val="0"/>
          <w:sz w:val="18"/>
          <w:szCs w:val="18"/>
          <w:u w:val="single"/>
          <w14:ligatures w14:val="none"/>
        </w:rPr>
        <w:t>Patient Onboarding, Formal Review, and Closure Review.</w:t>
      </w:r>
    </w:p>
    <w:p w14:paraId="6FE5494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4A397EC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manages workflow instances, step status, mandatory/optional/conditional rules, blockers, skip/defer handling, evidence references, assignment, completion validation, dashboard/workbench summaries, notification requests, and audit history.</w:t>
      </w:r>
    </w:p>
    <w:p w14:paraId="1AC1DC3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1A2A9CE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FD1F8B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2.1 In Scope</w:t>
      </w:r>
    </w:p>
    <w:p w14:paraId="6540A56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70"/>
        <w:gridCol w:w="3332"/>
        <w:gridCol w:w="5238"/>
      </w:tblGrid>
      <w:tr w:rsidR="00FB1A17" w:rsidRPr="00FB1A17" w14:paraId="6FBB834E"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156CF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01AA0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In Scope</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E3A84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Notes</w:t>
            </w:r>
          </w:p>
        </w:tc>
      </w:tr>
      <w:tr w:rsidR="00FB1A17" w:rsidRPr="00FB1A17" w14:paraId="213CEB69"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A94D8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1</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10408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Patient Onboarding Workflow</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88915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Starts after doctor activates care plan</w:t>
            </w:r>
          </w:p>
        </w:tc>
      </w:tr>
      <w:tr w:rsidR="00FB1A17" w:rsidRPr="00FB1A17" w14:paraId="06E16BBC"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1FDA1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2</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FE47A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Formal Review Workflow</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0F73F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Starts when scheduled review is due or manually started</w:t>
            </w:r>
          </w:p>
        </w:tc>
      </w:tr>
      <w:tr w:rsidR="00FB1A17" w:rsidRPr="00FB1A17" w14:paraId="7D2D8AAE"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EEAEF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3</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BAFEE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Closure Review Workflow</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D13D6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Starts when care plan is ready for closure</w:t>
            </w:r>
          </w:p>
        </w:tc>
      </w:tr>
      <w:tr w:rsidR="00FB1A17" w:rsidRPr="00FB1A17" w14:paraId="257966E0"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2E357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4</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C6D50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instance creation</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E828F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Create a runtime workflow for patient + care plan context</w:t>
            </w:r>
          </w:p>
        </w:tc>
      </w:tr>
      <w:tr w:rsidR="00FB1A17" w:rsidRPr="00FB1A17" w14:paraId="3D45F207"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6C679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5</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CF830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step management</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E31FC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Track step status, owner, due, blocker, reason</w:t>
            </w:r>
          </w:p>
        </w:tc>
      </w:tr>
      <w:tr w:rsidR="00FB1A17" w:rsidRPr="00FB1A17" w14:paraId="54DE893D"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62C8E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6</w:t>
            </w:r>
          </w:p>
        </w:tc>
        <w:tc>
          <w:tcPr>
            <w:tcW w:w="39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C19E3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Mandatory / optional / conditional steps</w:t>
            </w:r>
          </w:p>
        </w:tc>
        <w:tc>
          <w:tcPr>
            <w:tcW w:w="63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DF26C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Support completion rules per workflow definition</w:t>
            </w:r>
          </w:p>
        </w:tc>
      </w:tr>
      <w:tr w:rsidR="00FB1A17" w:rsidRPr="00FB1A17" w14:paraId="1C39F723"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43BBC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7</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88B51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Skip / defer / block / waiting handling</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97F25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Require reason where applicable</w:t>
            </w:r>
          </w:p>
        </w:tc>
      </w:tr>
      <w:tr w:rsidR="00FB1A17" w:rsidRPr="00FB1A17" w14:paraId="7ACB53C9"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CABE4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8</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F264F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Notes and evidence references</w:t>
            </w:r>
          </w:p>
        </w:tc>
        <w:tc>
          <w:tcPr>
            <w:tcW w:w="65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19046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Store notes and references to tasks, alerts, labs, readings, reports, etc.</w:t>
            </w:r>
          </w:p>
        </w:tc>
      </w:tr>
      <w:tr w:rsidR="00FB1A17" w:rsidRPr="00FB1A17" w14:paraId="5DBEEDC8"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5A3AD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9</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8FDE1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assignment</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48C51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Assign workflow or step to role/user/team</w:t>
            </w:r>
          </w:p>
        </w:tc>
      </w:tr>
      <w:tr w:rsidR="00FB1A17" w:rsidRPr="00FB1A17" w14:paraId="2D49A66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B5025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10</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27F15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Completion validation</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635F3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Prevent completion if required steps are not satisfied</w:t>
            </w:r>
          </w:p>
        </w:tc>
      </w:tr>
      <w:tr w:rsidR="00FB1A17" w:rsidRPr="00FB1A17" w14:paraId="37C16CD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810E2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11</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083D5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Completion outcome</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2515C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Send workflow completion result to Care Plan Runtime</w:t>
            </w:r>
          </w:p>
        </w:tc>
      </w:tr>
      <w:tr w:rsidR="00FB1A17" w:rsidRPr="00FB1A17" w14:paraId="4430D28A"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78CC5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12</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432E5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Dashboard/workbench support</w:t>
            </w:r>
          </w:p>
        </w:tc>
        <w:tc>
          <w:tcPr>
            <w:tcW w:w="64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54D30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Expose summary, status, blockers, next action for UI/BFF</w:t>
            </w:r>
          </w:p>
        </w:tc>
      </w:tr>
      <w:tr w:rsidR="00FB1A17" w:rsidRPr="00FB1A17" w14:paraId="4802AB4A"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09E2E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13</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52B1E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Notification request</w:t>
            </w:r>
          </w:p>
        </w:tc>
        <w:tc>
          <w:tcPr>
            <w:tcW w:w="66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7FB9A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Request reminders/notifications through Notification/Scheduler service</w:t>
            </w:r>
          </w:p>
        </w:tc>
      </w:tr>
      <w:tr w:rsidR="00FB1A17" w:rsidRPr="00FB1A17" w14:paraId="23E0E67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720B6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14</w:t>
            </w:r>
          </w:p>
        </w:tc>
        <w:tc>
          <w:tcPr>
            <w:tcW w:w="39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2B456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Audit/history</w:t>
            </w:r>
          </w:p>
        </w:tc>
        <w:tc>
          <w:tcPr>
            <w:tcW w:w="64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117C7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Track workflow and step actions with actor, timestamp, reason</w:t>
            </w:r>
          </w:p>
        </w:tc>
      </w:tr>
    </w:tbl>
    <w:p w14:paraId="05F5C85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411336B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1926585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3. Related Services</w:t>
      </w:r>
    </w:p>
    <w:p w14:paraId="6F18610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154FAF8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Runtime Service coordinates with related services by reading current status/facts when workflow steps require context or validation.</w:t>
      </w:r>
    </w:p>
    <w:p w14:paraId="2D0C868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54910E3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lastRenderedPageBreak/>
        <w:t>The service owns workflow instances and workflow steps only. It does not use Task Runtime as the step engine and does not copy or own domain records from Monitoring, Goals, Symptoms, Alerts, Appointments, Labs, Documents, Devices, or other services.</w:t>
      </w:r>
    </w:p>
    <w:p w14:paraId="5BDBC19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189E23E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Related services may trigger workflows through agreed events, and Workflow Runtime sends completion outcomes back to the parent service, primarily Care Plan Runtime.</w:t>
      </w:r>
    </w:p>
    <w:p w14:paraId="05D5412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131008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3.1 Core Principle and Related Services</w:t>
      </w:r>
    </w:p>
    <w:p w14:paraId="2FEF38C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0762FBE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Runtime Service owns the workflow instance and workflow steps.</w:t>
      </w:r>
    </w:p>
    <w:p w14:paraId="7B67525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45CEC9F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xml:space="preserve">Related services remain the source of truth for their own domain data. </w:t>
      </w:r>
    </w:p>
    <w:p w14:paraId="2927EED1" w14:textId="2D6040D1"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xml:space="preserve">Workflow Runtime may call/read current status from those services when a workflow step needs validation, context, or evidence. </w:t>
      </w:r>
      <w:r w:rsidRPr="00FB1A17">
        <w:rPr>
          <w:rFonts w:ascii="Calibri" w:eastAsia="Times New Roman" w:hAnsi="Calibri" w:cs="Calibri"/>
          <w:kern w:val="0"/>
          <w:sz w:val="18"/>
          <w:szCs w:val="18"/>
          <w:highlight w:val="yellow"/>
          <w14:ligatures w14:val="none"/>
        </w:rPr>
        <w:t>(This may not be required as those can be called by UI flow and no backend wor</w:t>
      </w:r>
      <w:r w:rsidR="00BC6D8C">
        <w:rPr>
          <w:rFonts w:ascii="Calibri" w:eastAsia="Times New Roman" w:hAnsi="Calibri" w:cs="Calibri"/>
          <w:kern w:val="0"/>
          <w:sz w:val="18"/>
          <w:szCs w:val="18"/>
          <w:highlight w:val="yellow"/>
          <w14:ligatures w14:val="none"/>
        </w:rPr>
        <w:t>k</w:t>
      </w:r>
      <w:r w:rsidRPr="00FB1A17">
        <w:rPr>
          <w:rFonts w:ascii="Calibri" w:eastAsia="Times New Roman" w:hAnsi="Calibri" w:cs="Calibri"/>
          <w:kern w:val="0"/>
          <w:sz w:val="18"/>
          <w:szCs w:val="18"/>
          <w:highlight w:val="yellow"/>
          <w14:ligatures w14:val="none"/>
        </w:rPr>
        <w:t>. Check Red ones also)</w:t>
      </w:r>
    </w:p>
    <w:p w14:paraId="7C017DB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0410C1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Service owns the process.</w:t>
      </w:r>
    </w:p>
    <w:p w14:paraId="3A794E6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Other services own their records.</w:t>
      </w:r>
    </w:p>
    <w:p w14:paraId="5AC2B2C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Service reads status when needed.</w:t>
      </w:r>
    </w:p>
    <w:p w14:paraId="7A50FD1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0"/>
        <w:gridCol w:w="7330"/>
      </w:tblGrid>
      <w:tr w:rsidR="00FB1A17" w:rsidRPr="00FB1A17" w14:paraId="0CF04962"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0B41A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Service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E2E17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Relationship with Workflow Runtime Service</w:t>
            </w:r>
          </w:p>
        </w:tc>
      </w:tr>
      <w:tr w:rsidR="00FB1A17" w:rsidRPr="00FB1A17" w14:paraId="5F1E5A12"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3BDC1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Care Plan Runtime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772DA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Starts onboarding, formal review, and closure workflow context; receives workflow completion outcome</w:t>
            </w:r>
          </w:p>
        </w:tc>
      </w:tr>
      <w:tr w:rsidR="00FB1A17" w:rsidRPr="00FB1A17" w14:paraId="29EEAE7E"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72438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Task Runtime</w:t>
            </w:r>
          </w:p>
        </w:tc>
        <w:tc>
          <w:tcPr>
            <w:tcW w:w="139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9637F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Optional only. A task may open/assign a workflow, or workflow may create a task for one external action. Task Runtime does not manage workflow steps</w:t>
            </w:r>
          </w:p>
        </w:tc>
      </w:tr>
      <w:tr w:rsidR="00FB1A17" w:rsidRPr="00FB1A17" w14:paraId="196CF95A"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A8D97C"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Monitoring Runtime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AC4F5A"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Workflow may retrieve latest readings, adherence, missed readings, and gap status during onboarding/review/closure</w:t>
            </w:r>
          </w:p>
        </w:tc>
      </w:tr>
      <w:tr w:rsidR="00FB1A17" w:rsidRPr="00FB1A17" w14:paraId="0448C77B"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A6BA61"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Goal Runtime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48D60F"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Workflow may retrieve goal status, last review, evidence summary, and final goal outcome context</w:t>
            </w:r>
          </w:p>
        </w:tc>
      </w:tr>
      <w:tr w:rsidR="00FB1A17" w:rsidRPr="00FB1A17" w14:paraId="05E32544"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197ED7"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Symptom Runtime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23F10C"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Workflow may retrieve latest symptom submissions, missed check-ins, and symptom concern status</w:t>
            </w:r>
          </w:p>
        </w:tc>
      </w:tr>
      <w:tr w:rsidR="00FB1A17" w:rsidRPr="00FB1A17" w14:paraId="2533CDF5"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195540"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Alert Service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E87741"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Workflow may retrieve open alert count/status where review or closure needs open-issue awareness. Alert lifecycle stays with Alert Service</w:t>
            </w:r>
          </w:p>
        </w:tc>
      </w:tr>
      <w:tr w:rsidR="00FB1A17" w:rsidRPr="00FB1A17" w14:paraId="2C542BB4"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710592"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Appointment Service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EF9C83"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Workflow may retrieve review appointment, follow-up, or visit status where needed</w:t>
            </w:r>
          </w:p>
        </w:tc>
      </w:tr>
      <w:tr w:rsidR="00FB1A17" w:rsidRPr="00FB1A17" w14:paraId="5647CC4E"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1D5143"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Lab / Report Service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C34C02"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Workflow may retrieve lab/report uploaded, pending, reviewed, or flagged status</w:t>
            </w:r>
          </w:p>
        </w:tc>
      </w:tr>
      <w:tr w:rsidR="00FB1A17" w:rsidRPr="00FB1A17" w14:paraId="6BD90ACA"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75B58A"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Document / Form Service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C22383"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Workflow may retrieve form/consent/upload completion status</w:t>
            </w:r>
          </w:p>
        </w:tc>
      </w:tr>
      <w:tr w:rsidR="00FB1A17" w:rsidRPr="00FB1A17" w14:paraId="08CC4C5C"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7FDC0D"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Device / RPM Service</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298B28" w14:textId="77777777" w:rsidR="00FB1A17" w:rsidRPr="00FB1A17" w:rsidRDefault="00FB1A17" w:rsidP="00FB1A17">
            <w:pPr>
              <w:spacing w:after="0" w:line="240" w:lineRule="auto"/>
              <w:rPr>
                <w:rFonts w:ascii="Calibri" w:eastAsia="Times New Roman" w:hAnsi="Calibri" w:cs="Calibri"/>
                <w:color w:val="FA0000"/>
                <w:kern w:val="0"/>
                <w:sz w:val="18"/>
                <w:szCs w:val="18"/>
                <w14:ligatures w14:val="none"/>
              </w:rPr>
            </w:pPr>
            <w:r w:rsidRPr="00FB1A17">
              <w:rPr>
                <w:rFonts w:ascii="Calibri" w:eastAsia="Times New Roman" w:hAnsi="Calibri" w:cs="Calibri"/>
                <w:color w:val="FA0000"/>
                <w:kern w:val="0"/>
                <w:sz w:val="18"/>
                <w:szCs w:val="18"/>
                <w14:ligatures w14:val="none"/>
              </w:rPr>
              <w:t>Workflow may retrieve device setup, pairing, sync, or support status</w:t>
            </w:r>
          </w:p>
        </w:tc>
      </w:tr>
      <w:tr w:rsidR="00FB1A17" w:rsidRPr="00FB1A17" w14:paraId="20FD63EC" w14:textId="77777777">
        <w:tc>
          <w:tcPr>
            <w:tcW w:w="31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9A27A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Notification / Scheduler Service</w:t>
            </w:r>
          </w:p>
        </w:tc>
        <w:tc>
          <w:tcPr>
            <w:tcW w:w="13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F047C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requests reminders/notifications; Notification/Scheduler owns delivery</w:t>
            </w:r>
          </w:p>
        </w:tc>
      </w:tr>
      <w:tr w:rsidR="00FB1A17" w:rsidRPr="00FB1A17" w14:paraId="3F536681"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EF200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Portal / BFF</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ACE82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Uses workflow status, steps, blockers, and CTAs to render dashboard, PDP, and workbench</w:t>
            </w:r>
          </w:p>
        </w:tc>
      </w:tr>
      <w:tr w:rsidR="00FB1A17" w:rsidRPr="00FB1A17" w14:paraId="23AFBD23" w14:textId="77777777">
        <w:tc>
          <w:tcPr>
            <w:tcW w:w="3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90353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Admin / Configuration UI</w:t>
            </w:r>
          </w:p>
        </w:tc>
        <w:tc>
          <w:tcPr>
            <w:tcW w:w="13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5623F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Defines workflow templates, steps, rules, ownership, and completion criteria</w:t>
            </w:r>
          </w:p>
        </w:tc>
      </w:tr>
    </w:tbl>
    <w:p w14:paraId="27F7B6D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52E28C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3.2 Boundary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07"/>
        <w:gridCol w:w="7233"/>
      </w:tblGrid>
      <w:tr w:rsidR="00FB1A17" w:rsidRPr="00FB1A17" w14:paraId="056127DD" w14:textId="77777777">
        <w:tc>
          <w:tcPr>
            <w:tcW w:w="22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DE350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Rule</w:t>
            </w:r>
          </w:p>
        </w:tc>
        <w:tc>
          <w:tcPr>
            <w:tcW w:w="80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A4266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Requirement</w:t>
            </w:r>
          </w:p>
        </w:tc>
      </w:tr>
      <w:tr w:rsidR="00FB1A17" w:rsidRPr="00FB1A17" w14:paraId="2D3C480D" w14:textId="77777777">
        <w:tc>
          <w:tcPr>
            <w:tcW w:w="22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430DD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owns steps</w:t>
            </w:r>
          </w:p>
        </w:tc>
        <w:tc>
          <w:tcPr>
            <w:tcW w:w="80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76F90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status is managed inside Workflow Runtime</w:t>
            </w:r>
          </w:p>
        </w:tc>
      </w:tr>
      <w:tr w:rsidR="00FB1A17" w:rsidRPr="00FB1A17" w14:paraId="769CC046" w14:textId="77777777">
        <w:tc>
          <w:tcPr>
            <w:tcW w:w="22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A4F1A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Task is optional</w:t>
            </w:r>
          </w:p>
        </w:tc>
        <w:tc>
          <w:tcPr>
            <w:tcW w:w="80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D6EF0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Task Runtime must not be used as the workflow step engine</w:t>
            </w:r>
          </w:p>
        </w:tc>
      </w:tr>
      <w:tr w:rsidR="00FB1A17" w:rsidRPr="00FB1A17" w14:paraId="2B443D3F" w14:textId="77777777">
        <w:tc>
          <w:tcPr>
            <w:tcW w:w="22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892A5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 continuous sync</w:t>
            </w:r>
          </w:p>
        </w:tc>
        <w:tc>
          <w:tcPr>
            <w:tcW w:w="80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2B82C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Related services do not need to push every status change</w:t>
            </w:r>
          </w:p>
        </w:tc>
      </w:tr>
      <w:tr w:rsidR="00FB1A17" w:rsidRPr="00FB1A17" w14:paraId="3E6C214E" w14:textId="77777777">
        <w:tc>
          <w:tcPr>
            <w:tcW w:w="22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EE5B8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Pull when needed</w:t>
            </w:r>
          </w:p>
        </w:tc>
        <w:tc>
          <w:tcPr>
            <w:tcW w:w="80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3A020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retrieves status when workbench/step is opened or validated</w:t>
            </w:r>
          </w:p>
        </w:tc>
      </w:tr>
      <w:tr w:rsidR="00FB1A17" w:rsidRPr="00FB1A17" w14:paraId="5ACB959F" w14:textId="77777777">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467C9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 domain ownership</w:t>
            </w:r>
          </w:p>
        </w:tc>
        <w:tc>
          <w:tcPr>
            <w:tcW w:w="81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274D4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does not own readings, goals, alerts, labs, appointments, forms, or device data</w:t>
            </w:r>
          </w:p>
        </w:tc>
      </w:tr>
      <w:tr w:rsidR="00FB1A17" w:rsidRPr="00FB1A17" w14:paraId="082F4BDC" w14:textId="77777777">
        <w:tc>
          <w:tcPr>
            <w:tcW w:w="22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37DAE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Store references only</w:t>
            </w:r>
          </w:p>
        </w:tc>
        <w:tc>
          <w:tcPr>
            <w:tcW w:w="80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D5266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may store evidence/reference IDs and summary notes where needed</w:t>
            </w:r>
          </w:p>
        </w:tc>
      </w:tr>
    </w:tbl>
    <w:p w14:paraId="197DF5D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lastRenderedPageBreak/>
        <w:t> </w:t>
      </w:r>
    </w:p>
    <w:p w14:paraId="104DE8F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17EE2E3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4. Definitions</w:t>
      </w:r>
    </w:p>
    <w:p w14:paraId="27706E9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64"/>
        <w:gridCol w:w="7376"/>
      </w:tblGrid>
      <w:tr w:rsidR="00FB1A17" w:rsidRPr="00FB1A17" w14:paraId="15F6A3D7"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506D6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Term</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82DA1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Definition</w:t>
            </w:r>
          </w:p>
        </w:tc>
      </w:tr>
      <w:tr w:rsidR="00FB1A17" w:rsidRPr="00FB1A17" w14:paraId="67058D37" w14:textId="77777777">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F83B0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Runtime Service</w:t>
            </w:r>
          </w:p>
        </w:tc>
        <w:tc>
          <w:tcPr>
            <w:tcW w:w="118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FC95A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Service that manages structured, step-based care-team workflows</w:t>
            </w:r>
          </w:p>
        </w:tc>
      </w:tr>
      <w:tr w:rsidR="00FB1A17" w:rsidRPr="00FB1A17" w14:paraId="61F89872"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07729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Definition</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C4BFA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xml:space="preserve">Admin-configured workflow </w:t>
            </w:r>
            <w:r w:rsidRPr="00FB1A17">
              <w:rPr>
                <w:rFonts w:ascii="Calibri" w:eastAsia="Times New Roman" w:hAnsi="Calibri" w:cs="Calibri"/>
                <w:b/>
                <w:bCs/>
                <w:kern w:val="0"/>
                <w:sz w:val="18"/>
                <w:szCs w:val="18"/>
                <w14:ligatures w14:val="none"/>
              </w:rPr>
              <w:t>template</w:t>
            </w:r>
            <w:r w:rsidRPr="00FB1A17">
              <w:rPr>
                <w:rFonts w:ascii="Calibri" w:eastAsia="Times New Roman" w:hAnsi="Calibri" w:cs="Calibri"/>
                <w:kern w:val="0"/>
                <w:sz w:val="18"/>
                <w:szCs w:val="18"/>
                <w14:ligatures w14:val="none"/>
              </w:rPr>
              <w:t xml:space="preserve"> with steps, rules, ownership, and completion criteria</w:t>
            </w:r>
          </w:p>
        </w:tc>
      </w:tr>
      <w:tr w:rsidR="00FB1A17" w:rsidRPr="00FB1A17" w14:paraId="4F5FDE39"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FD2B2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Instance</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6D338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Runtime workflow created for a specific patient/care plan context</w:t>
            </w:r>
          </w:p>
        </w:tc>
      </w:tr>
      <w:tr w:rsidR="00FB1A17" w:rsidRPr="00FB1A17" w14:paraId="4C809F51"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DD126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Step</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1840F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Individual step inside a workflow, managed by Workflow Runtime</w:t>
            </w:r>
          </w:p>
        </w:tc>
      </w:tr>
      <w:tr w:rsidR="00FB1A17" w:rsidRPr="00FB1A17" w14:paraId="35D6F9CB"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6CB59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Owner</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8094B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User, role, or team responsible for the workflow</w:t>
            </w:r>
          </w:p>
        </w:tc>
      </w:tr>
      <w:tr w:rsidR="00FB1A17" w:rsidRPr="00FB1A17" w14:paraId="167F03E8"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39A02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xml:space="preserve">Step Owner </w:t>
            </w:r>
          </w:p>
          <w:p w14:paraId="24C12BD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xml:space="preserve">(Can be same as </w:t>
            </w:r>
          </w:p>
          <w:p w14:paraId="21BAC73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owner for now)</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7A78F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User, role, or team responsible for a specific step</w:t>
            </w:r>
          </w:p>
        </w:tc>
      </w:tr>
      <w:tr w:rsidR="00FB1A17" w:rsidRPr="00FB1A17" w14:paraId="0EA353DC"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C597E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Parent Context</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612A5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Source process that started the workflow, usually Care Plan Runtime</w:t>
            </w:r>
          </w:p>
        </w:tc>
      </w:tr>
      <w:tr w:rsidR="00FB1A17" w:rsidRPr="00FB1A17" w14:paraId="00AF7932"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D4CE2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Evidence Reference</w:t>
            </w:r>
          </w:p>
        </w:tc>
        <w:tc>
          <w:tcPr>
            <w:tcW w:w="119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F48C1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Link/reference to supporting information from another service, such as reading, lab, alert, report, appointment, document, or note</w:t>
            </w:r>
          </w:p>
        </w:tc>
      </w:tr>
      <w:tr w:rsidR="00FB1A17" w:rsidRPr="00FB1A17" w14:paraId="1774CB3C"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C92C0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Completion Outcome</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AB29F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Final workflow result sent back to the parent service</w:t>
            </w:r>
          </w:p>
        </w:tc>
      </w:tr>
      <w:tr w:rsidR="00FB1A17" w:rsidRPr="00FB1A17" w14:paraId="7ACBEB1E"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A5779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Blocker</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EAB26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Issue preventing workflow or step completion</w:t>
            </w:r>
          </w:p>
        </w:tc>
      </w:tr>
      <w:tr w:rsidR="00FB1A17" w:rsidRPr="00FB1A17" w14:paraId="7FB1EAB6" w14:textId="77777777">
        <w:tc>
          <w:tcPr>
            <w:tcW w:w="2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07D0D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Waiting Reason</w:t>
            </w:r>
          </w:p>
        </w:tc>
        <w:tc>
          <w:tcPr>
            <w:tcW w:w="11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E3940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Reason workflow/step is waiting on patient, doctor, staff, external service, or system dependency</w:t>
            </w:r>
          </w:p>
        </w:tc>
      </w:tr>
    </w:tbl>
    <w:p w14:paraId="67864E1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266E998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7C03B8D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 xml:space="preserve"> Workflow Types for Phase 1</w:t>
      </w:r>
    </w:p>
    <w:p w14:paraId="35D6D4D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71"/>
        <w:gridCol w:w="4889"/>
      </w:tblGrid>
      <w:tr w:rsidR="00FB1A17" w:rsidRPr="00FB1A17" w14:paraId="40D0EE0A" w14:textId="77777777">
        <w:tc>
          <w:tcPr>
            <w:tcW w:w="20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AF1F2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Workflow Type</w:t>
            </w:r>
          </w:p>
        </w:tc>
        <w:tc>
          <w:tcPr>
            <w:tcW w:w="48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4A209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Meaning</w:t>
            </w:r>
          </w:p>
        </w:tc>
      </w:tr>
      <w:tr w:rsidR="00FB1A17" w:rsidRPr="00FB1A17" w14:paraId="2229183B" w14:textId="77777777">
        <w:tc>
          <w:tcPr>
            <w:tcW w:w="20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48BD6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Patient Onboarding</w:t>
            </w:r>
          </w:p>
        </w:tc>
        <w:tc>
          <w:tcPr>
            <w:tcW w:w="48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9765C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Steps required before care plan becomes fully active</w:t>
            </w:r>
          </w:p>
        </w:tc>
      </w:tr>
      <w:tr w:rsidR="00FB1A17" w:rsidRPr="00FB1A17" w14:paraId="1019E793" w14:textId="77777777">
        <w:tc>
          <w:tcPr>
            <w:tcW w:w="20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93501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Formal Review</w:t>
            </w:r>
          </w:p>
        </w:tc>
        <w:tc>
          <w:tcPr>
            <w:tcW w:w="48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749F8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Scheduled care plan review process</w:t>
            </w:r>
          </w:p>
        </w:tc>
      </w:tr>
      <w:tr w:rsidR="00FB1A17" w:rsidRPr="00FB1A17" w14:paraId="4D80023F" w14:textId="77777777">
        <w:tc>
          <w:tcPr>
            <w:tcW w:w="20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D5B5D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Closure Review</w:t>
            </w:r>
          </w:p>
        </w:tc>
        <w:tc>
          <w:tcPr>
            <w:tcW w:w="48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ADBED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Final review before completing the care plan</w:t>
            </w:r>
          </w:p>
        </w:tc>
      </w:tr>
    </w:tbl>
    <w:p w14:paraId="42E2FC2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18F173F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Workflow Status</w:t>
      </w:r>
    </w:p>
    <w:p w14:paraId="01FB6D6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05"/>
        <w:gridCol w:w="6051"/>
      </w:tblGrid>
      <w:tr w:rsidR="00FB1A17" w:rsidRPr="00FB1A17" w14:paraId="33E238DF"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9FEC1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Status</w:t>
            </w:r>
          </w:p>
        </w:tc>
        <w:tc>
          <w:tcPr>
            <w:tcW w:w="59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32187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Meaning</w:t>
            </w:r>
          </w:p>
        </w:tc>
      </w:tr>
      <w:tr w:rsidR="00FB1A17" w:rsidRPr="00FB1A17" w14:paraId="540FFEFE"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AC851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NotStarted</w:t>
            </w:r>
          </w:p>
        </w:tc>
        <w:tc>
          <w:tcPr>
            <w:tcW w:w="59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7B08D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created but not started</w:t>
            </w:r>
          </w:p>
        </w:tc>
      </w:tr>
      <w:tr w:rsidR="00FB1A17" w:rsidRPr="00FB1A17" w14:paraId="6AC6AFC3"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B6480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InProgress</w:t>
            </w:r>
          </w:p>
        </w:tc>
        <w:tc>
          <w:tcPr>
            <w:tcW w:w="594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F590F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is being worked</w:t>
            </w:r>
          </w:p>
        </w:tc>
      </w:tr>
      <w:tr w:rsidR="00FB1A17" w:rsidRPr="00FB1A17" w14:paraId="4D820AE1"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51C4D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Waiting</w:t>
            </w:r>
          </w:p>
        </w:tc>
        <w:tc>
          <w:tcPr>
            <w:tcW w:w="60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F9A02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Waiting on patient, staff, doctor, service, or external dependency</w:t>
            </w:r>
          </w:p>
        </w:tc>
      </w:tr>
      <w:tr w:rsidR="00FB1A17" w:rsidRPr="00FB1A17" w14:paraId="3CAFAF8A"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E8263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Blocked</w:t>
            </w:r>
          </w:p>
        </w:tc>
        <w:tc>
          <w:tcPr>
            <w:tcW w:w="59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0FDD7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Cannot proceed until blocker is resolved</w:t>
            </w:r>
          </w:p>
        </w:tc>
      </w:tr>
      <w:tr w:rsidR="00FB1A17" w:rsidRPr="00FB1A17" w14:paraId="55B1DFAC"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EE196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Completed</w:t>
            </w:r>
          </w:p>
        </w:tc>
        <w:tc>
          <w:tcPr>
            <w:tcW w:w="59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5136D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completed successfully</w:t>
            </w:r>
          </w:p>
        </w:tc>
      </w:tr>
      <w:tr w:rsidR="00FB1A17" w:rsidRPr="00FB1A17" w14:paraId="65744C7D"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DEB63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Cancelled</w:t>
            </w:r>
          </w:p>
        </w:tc>
        <w:tc>
          <w:tcPr>
            <w:tcW w:w="59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00D83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stopped and will not continue</w:t>
            </w:r>
          </w:p>
        </w:tc>
      </w:tr>
    </w:tbl>
    <w:p w14:paraId="39A7375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5F020B7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Step Status</w:t>
      </w:r>
    </w:p>
    <w:p w14:paraId="6C7DF94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05"/>
        <w:gridCol w:w="5344"/>
      </w:tblGrid>
      <w:tr w:rsidR="00FB1A17" w:rsidRPr="00FB1A17" w14:paraId="272D988D"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D0924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Status</w:t>
            </w:r>
          </w:p>
        </w:tc>
        <w:tc>
          <w:tcPr>
            <w:tcW w:w="52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8868E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Meaning</w:t>
            </w:r>
          </w:p>
        </w:tc>
      </w:tr>
      <w:tr w:rsidR="00FB1A17" w:rsidRPr="00FB1A17" w14:paraId="5D044AAA"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420DE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NotStarted</w:t>
            </w:r>
          </w:p>
        </w:tc>
        <w:tc>
          <w:tcPr>
            <w:tcW w:w="52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1BFEA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not started</w:t>
            </w:r>
          </w:p>
        </w:tc>
      </w:tr>
      <w:tr w:rsidR="00FB1A17" w:rsidRPr="00FB1A17" w14:paraId="35E35939"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B1565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InProgress</w:t>
            </w:r>
          </w:p>
        </w:tc>
        <w:tc>
          <w:tcPr>
            <w:tcW w:w="5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4A27B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being worked</w:t>
            </w:r>
          </w:p>
        </w:tc>
      </w:tr>
      <w:tr w:rsidR="00FB1A17" w:rsidRPr="00FB1A17" w14:paraId="6A5525C3"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E2B83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Waiting</w:t>
            </w:r>
          </w:p>
        </w:tc>
        <w:tc>
          <w:tcPr>
            <w:tcW w:w="52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C143D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Waiting on dependency</w:t>
            </w:r>
          </w:p>
        </w:tc>
      </w:tr>
      <w:tr w:rsidR="00FB1A17" w:rsidRPr="00FB1A17" w14:paraId="2A7BD74D"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9697A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lastRenderedPageBreak/>
              <w:t>Blocked</w:t>
            </w:r>
          </w:p>
        </w:tc>
        <w:tc>
          <w:tcPr>
            <w:tcW w:w="52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45F95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Cannot proceed</w:t>
            </w:r>
          </w:p>
        </w:tc>
      </w:tr>
      <w:tr w:rsidR="00FB1A17" w:rsidRPr="00FB1A17" w14:paraId="15536D1D"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FF642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Completed</w:t>
            </w:r>
          </w:p>
        </w:tc>
        <w:tc>
          <w:tcPr>
            <w:tcW w:w="52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B1714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completed</w:t>
            </w:r>
          </w:p>
        </w:tc>
      </w:tr>
      <w:tr w:rsidR="00FB1A17" w:rsidRPr="00FB1A17" w14:paraId="4D3010E0"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8DAD7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Skipped</w:t>
            </w:r>
          </w:p>
        </w:tc>
        <w:tc>
          <w:tcPr>
            <w:tcW w:w="52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45072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skipped with allowed reason</w:t>
            </w:r>
          </w:p>
        </w:tc>
      </w:tr>
      <w:tr w:rsidR="00FB1A17" w:rsidRPr="00FB1A17" w14:paraId="51D97536"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04339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Deferred</w:t>
            </w:r>
          </w:p>
        </w:tc>
        <w:tc>
          <w:tcPr>
            <w:tcW w:w="53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3B4BD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allowed to move forward but recorded for follow-up</w:t>
            </w:r>
          </w:p>
        </w:tc>
      </w:tr>
      <w:tr w:rsidR="00FB1A17" w:rsidRPr="00FB1A17" w14:paraId="02668278"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7266F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Cancelled</w:t>
            </w:r>
          </w:p>
        </w:tc>
        <w:tc>
          <w:tcPr>
            <w:tcW w:w="52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E5F7F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no longer applies</w:t>
            </w:r>
          </w:p>
        </w:tc>
      </w:tr>
    </w:tbl>
    <w:p w14:paraId="31A7F0D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12D01BC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54C5F1A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5. APIs — Name and Purpose Only (Suggested can be different based on UI and other clarifications)</w:t>
      </w:r>
    </w:p>
    <w:p w14:paraId="48D3E65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04384F3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Admin / Configuration APIs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80"/>
        <w:gridCol w:w="6560"/>
      </w:tblGrid>
      <w:tr w:rsidR="00FB1A17" w:rsidRPr="00FB1A17" w14:paraId="79A35629" w14:textId="77777777">
        <w:tc>
          <w:tcPr>
            <w:tcW w:w="29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434F2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API</w:t>
            </w:r>
          </w:p>
        </w:tc>
        <w:tc>
          <w:tcPr>
            <w:tcW w:w="8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41C15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Purpose</w:t>
            </w:r>
          </w:p>
        </w:tc>
      </w:tr>
      <w:tr w:rsidR="00FB1A17" w:rsidRPr="00FB1A17" w14:paraId="01B1B5CC" w14:textId="77777777">
        <w:tc>
          <w:tcPr>
            <w:tcW w:w="29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2D532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CreateWorkflowDefinition</w:t>
            </w:r>
          </w:p>
        </w:tc>
        <w:tc>
          <w:tcPr>
            <w:tcW w:w="8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DB434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Create a draft workflow definition</w:t>
            </w:r>
          </w:p>
        </w:tc>
      </w:tr>
      <w:tr w:rsidR="00FB1A17" w:rsidRPr="00FB1A17" w14:paraId="150F7B15" w14:textId="77777777">
        <w:tc>
          <w:tcPr>
            <w:tcW w:w="29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97F7E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UpdateWorkflowDefinition</w:t>
            </w:r>
          </w:p>
        </w:tc>
        <w:tc>
          <w:tcPr>
            <w:tcW w:w="84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0E138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Update workflow name, type, steps, rules, owner role, and completion criteria while in draft</w:t>
            </w:r>
          </w:p>
        </w:tc>
      </w:tr>
      <w:tr w:rsidR="00FB1A17" w:rsidRPr="00FB1A17" w14:paraId="4A1D2A75" w14:textId="77777777">
        <w:tc>
          <w:tcPr>
            <w:tcW w:w="29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F19D1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PublishWorkflowDefinition</w:t>
            </w:r>
          </w:p>
        </w:tc>
        <w:tc>
          <w:tcPr>
            <w:tcW w:w="8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24214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Publish workflow definition for runtime use</w:t>
            </w:r>
          </w:p>
        </w:tc>
      </w:tr>
      <w:tr w:rsidR="00FB1A17" w:rsidRPr="00FB1A17" w14:paraId="331DF7CE" w14:textId="77777777">
        <w:tc>
          <w:tcPr>
            <w:tcW w:w="2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F2B4E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InactivateWorkflowDefinition</w:t>
            </w:r>
          </w:p>
        </w:tc>
        <w:tc>
          <w:tcPr>
            <w:tcW w:w="83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12D91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Stop definition from being used for new workflow instances</w:t>
            </w:r>
          </w:p>
        </w:tc>
      </w:tr>
      <w:tr w:rsidR="00FB1A17" w:rsidRPr="00FB1A17" w14:paraId="39C67CCC" w14:textId="77777777">
        <w:tc>
          <w:tcPr>
            <w:tcW w:w="29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B86E2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GetWorkflowDefinition</w:t>
            </w:r>
          </w:p>
        </w:tc>
        <w:tc>
          <w:tcPr>
            <w:tcW w:w="8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65CF1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Retrieve one workflow definition</w:t>
            </w:r>
          </w:p>
        </w:tc>
      </w:tr>
      <w:tr w:rsidR="00FB1A17" w:rsidRPr="00FB1A17" w14:paraId="50D08D4D" w14:textId="77777777">
        <w:tc>
          <w:tcPr>
            <w:tcW w:w="29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AE76F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ListWorkflowDefinitions</w:t>
            </w:r>
          </w:p>
        </w:tc>
        <w:tc>
          <w:tcPr>
            <w:tcW w:w="8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17241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List workflow definitions by workflow type, org, status, and version</w:t>
            </w:r>
          </w:p>
        </w:tc>
      </w:tr>
      <w:tr w:rsidR="00FB1A17" w:rsidRPr="00FB1A17" w14:paraId="1810C6B8" w14:textId="77777777">
        <w:tc>
          <w:tcPr>
            <w:tcW w:w="29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C9A1F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CloneWorkflowDefinition</w:t>
            </w:r>
          </w:p>
        </w:tc>
        <w:tc>
          <w:tcPr>
            <w:tcW w:w="8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58005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Create a new draft from an existing definition/version</w:t>
            </w:r>
          </w:p>
        </w:tc>
      </w:tr>
    </w:tbl>
    <w:p w14:paraId="56A4498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 xml:space="preserve"> Runtime Workflow APIs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99"/>
        <w:gridCol w:w="6241"/>
      </w:tblGrid>
      <w:tr w:rsidR="00FB1A17" w:rsidRPr="00FB1A17" w14:paraId="6D34FA95"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A57AD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API</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673A5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Purpose</w:t>
            </w:r>
          </w:p>
        </w:tc>
      </w:tr>
      <w:tr w:rsidR="00FB1A17" w:rsidRPr="00FB1A17" w14:paraId="22E92FF8"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7E191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StartWorkflowInstance</w:t>
            </w:r>
          </w:p>
        </w:tc>
        <w:tc>
          <w:tcPr>
            <w:tcW w:w="77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94937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 onboarding, formal review, or closure workflow for a patient/care plan context</w:t>
            </w:r>
          </w:p>
        </w:tc>
      </w:tr>
      <w:tr w:rsidR="00FB1A17" w:rsidRPr="00FB1A17" w14:paraId="5E5D9B41"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E1EF5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GetWorkflowInstance</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A8E4C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Retrieve workflow status, steps, blockers, notes, and completion readiness</w:t>
            </w:r>
          </w:p>
        </w:tc>
      </w:tr>
      <w:tr w:rsidR="00FB1A17" w:rsidRPr="00FB1A17" w14:paraId="180AB5AB"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19FB3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ListWorkflowInstances</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C6FDF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Search workflows by patient, care plan, owner, workflow type, status, due date</w:t>
            </w:r>
          </w:p>
        </w:tc>
      </w:tr>
      <w:tr w:rsidR="00FB1A17" w:rsidRPr="00FB1A17" w14:paraId="1011E37C"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E8240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AssignWorkflow</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BB289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Assign or reassign workflow to user, role, or team</w:t>
            </w:r>
          </w:p>
        </w:tc>
      </w:tr>
      <w:tr w:rsidR="00FB1A17" w:rsidRPr="00FB1A17" w14:paraId="15E5A345"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50B47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UpdateWorkflowStatus</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26DC7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Mark workflow InProgress, Waiting, Blocked, Cancelled where permitted</w:t>
            </w:r>
          </w:p>
        </w:tc>
      </w:tr>
      <w:tr w:rsidR="00FB1A17" w:rsidRPr="00FB1A17" w14:paraId="71B8FDE7"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B54B3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UpdateWorkflowStepStatus</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13127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Update individual step status</w:t>
            </w:r>
          </w:p>
        </w:tc>
      </w:tr>
      <w:tr w:rsidR="00FB1A17" w:rsidRPr="00FB1A17" w14:paraId="35504D7E"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F1857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AddWorkflowStepNote</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9A44D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Add note/reason to a step</w:t>
            </w:r>
          </w:p>
        </w:tc>
      </w:tr>
      <w:tr w:rsidR="00FB1A17" w:rsidRPr="00FB1A17" w14:paraId="0019E823" w14:textId="77777777">
        <w:tc>
          <w:tcPr>
            <w:tcW w:w="3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B99CA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AddWorkflowEvidenceReference</w:t>
            </w:r>
          </w:p>
        </w:tc>
        <w:tc>
          <w:tcPr>
            <w:tcW w:w="764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BAE61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Add reference to external evidence such as lab, alert, reading, report, appointment</w:t>
            </w:r>
          </w:p>
        </w:tc>
      </w:tr>
      <w:tr w:rsidR="00FB1A17" w:rsidRPr="00FB1A17" w14:paraId="1DCDE201"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EB29C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CompleteWorkflow</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AEB7C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Complete workflow after completion rules pass</w:t>
            </w:r>
          </w:p>
        </w:tc>
      </w:tr>
      <w:tr w:rsidR="00FB1A17" w:rsidRPr="00FB1A17" w14:paraId="2C3CE90A"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64127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CancelWorkflow</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25FBE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Cancel workflow with required reason</w:t>
            </w:r>
          </w:p>
        </w:tc>
      </w:tr>
      <w:tr w:rsidR="00FB1A17" w:rsidRPr="00FB1A17" w14:paraId="48C5CBFC" w14:textId="77777777">
        <w:tc>
          <w:tcPr>
            <w:tcW w:w="32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C4F99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GetWorkflowHistory</w:t>
            </w:r>
          </w:p>
        </w:tc>
        <w:tc>
          <w:tcPr>
            <w:tcW w:w="76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A8620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Retrieve workflow and step activity history</w:t>
            </w:r>
          </w:p>
        </w:tc>
      </w:tr>
    </w:tbl>
    <w:p w14:paraId="672F5EC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UI / BFF APIs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81"/>
        <w:gridCol w:w="5959"/>
      </w:tblGrid>
      <w:tr w:rsidR="00FB1A17" w:rsidRPr="00FB1A17" w14:paraId="0D6A6807" w14:textId="77777777">
        <w:tc>
          <w:tcPr>
            <w:tcW w:w="3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540F8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API</w:t>
            </w:r>
          </w:p>
        </w:tc>
        <w:tc>
          <w:tcPr>
            <w:tcW w:w="64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E36A1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Purpose</w:t>
            </w:r>
          </w:p>
        </w:tc>
      </w:tr>
      <w:tr w:rsidR="00FB1A17" w:rsidRPr="00FB1A17" w14:paraId="008A82DC" w14:textId="77777777">
        <w:tc>
          <w:tcPr>
            <w:tcW w:w="3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257C5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GetWorkflowDashboardSummary</w:t>
            </w:r>
          </w:p>
        </w:tc>
        <w:tc>
          <w:tcPr>
            <w:tcW w:w="651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1F8DA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Return workflow counts by type, status, owner, due, blocked, overdue</w:t>
            </w:r>
          </w:p>
        </w:tc>
      </w:tr>
      <w:tr w:rsidR="00FB1A17" w:rsidRPr="00FB1A17" w14:paraId="7813D3B1" w14:textId="77777777">
        <w:tc>
          <w:tcPr>
            <w:tcW w:w="3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CAEC1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GetWorkflowQueue</w:t>
            </w:r>
          </w:p>
        </w:tc>
        <w:tc>
          <w:tcPr>
            <w:tcW w:w="64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CF203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Return workflow queue items for dashboard</w:t>
            </w:r>
          </w:p>
        </w:tc>
      </w:tr>
      <w:tr w:rsidR="00FB1A17" w:rsidRPr="00FB1A17" w14:paraId="296FB7E5" w14:textId="77777777">
        <w:tc>
          <w:tcPr>
            <w:tcW w:w="3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AD14E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GetWorkbenchContext</w:t>
            </w:r>
          </w:p>
        </w:tc>
        <w:tc>
          <w:tcPr>
            <w:tcW w:w="6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08AA0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Return workflow banner, step list, blockers, CTAs, completion tracker</w:t>
            </w:r>
          </w:p>
        </w:tc>
      </w:tr>
      <w:tr w:rsidR="00FB1A17" w:rsidRPr="00FB1A17" w14:paraId="6C62EF7C" w14:textId="77777777">
        <w:tc>
          <w:tcPr>
            <w:tcW w:w="3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EE8E8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GetWorkflowCompletionReadiness</w:t>
            </w:r>
          </w:p>
        </w:tc>
        <w:tc>
          <w:tcPr>
            <w:tcW w:w="63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DDBB3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Return whether workflow can be completed and what is missing</w:t>
            </w:r>
          </w:p>
        </w:tc>
      </w:tr>
    </w:tbl>
    <w:p w14:paraId="2A8A5A1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18AEE95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6. Events — Name and Purpose Only (Suggested can be different based on UI and other clarifications)</w:t>
      </w:r>
    </w:p>
    <w:p w14:paraId="093B79C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49BC0E8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Inbound Events</w:t>
      </w:r>
    </w:p>
    <w:p w14:paraId="4E862A3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37"/>
        <w:gridCol w:w="6403"/>
      </w:tblGrid>
      <w:tr w:rsidR="00FB1A17" w:rsidRPr="00FB1A17" w14:paraId="02E3D031" w14:textId="77777777">
        <w:tc>
          <w:tcPr>
            <w:tcW w:w="3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0E12F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lastRenderedPageBreak/>
              <w:t>Event</w:t>
            </w:r>
          </w:p>
        </w:tc>
        <w:tc>
          <w:tcPr>
            <w:tcW w:w="77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F9594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Purpose</w:t>
            </w:r>
          </w:p>
        </w:tc>
      </w:tr>
      <w:tr w:rsidR="00FB1A17" w:rsidRPr="00FB1A17" w14:paraId="65742DED" w14:textId="77777777">
        <w:tc>
          <w:tcPr>
            <w:tcW w:w="3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B6ACE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CarePlanActivated</w:t>
            </w:r>
          </w:p>
        </w:tc>
        <w:tc>
          <w:tcPr>
            <w:tcW w:w="77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13461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 onboarding workflow where configured</w:t>
            </w:r>
          </w:p>
        </w:tc>
      </w:tr>
      <w:tr w:rsidR="00FB1A17" w:rsidRPr="00FB1A17" w14:paraId="34177300" w14:textId="77777777">
        <w:tc>
          <w:tcPr>
            <w:tcW w:w="3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12D3E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CarePlanReviewDue</w:t>
            </w:r>
          </w:p>
        </w:tc>
        <w:tc>
          <w:tcPr>
            <w:tcW w:w="77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5954D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 formal review workflow</w:t>
            </w:r>
          </w:p>
        </w:tc>
      </w:tr>
      <w:tr w:rsidR="00FB1A17" w:rsidRPr="00FB1A17" w14:paraId="77BEB5FC" w14:textId="77777777">
        <w:tc>
          <w:tcPr>
            <w:tcW w:w="3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A38CC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CarePlanClosureDue</w:t>
            </w:r>
          </w:p>
        </w:tc>
        <w:tc>
          <w:tcPr>
            <w:tcW w:w="77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5BCC6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 closure review workflow</w:t>
            </w:r>
          </w:p>
        </w:tc>
      </w:tr>
      <w:tr w:rsidR="00FB1A17" w:rsidRPr="00FB1A17" w14:paraId="557D916D" w14:textId="77777777">
        <w:tc>
          <w:tcPr>
            <w:tcW w:w="3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58787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AppointmentCompleted</w:t>
            </w:r>
          </w:p>
        </w:tc>
        <w:tc>
          <w:tcPr>
            <w:tcW w:w="78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1220B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Update review/closure context where workflow depends on appointment completion</w:t>
            </w:r>
          </w:p>
        </w:tc>
      </w:tr>
      <w:tr w:rsidR="00FB1A17" w:rsidRPr="00FB1A17" w14:paraId="7269D577" w14:textId="77777777">
        <w:tc>
          <w:tcPr>
            <w:tcW w:w="3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40DBF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LabReportUploaded</w:t>
            </w:r>
          </w:p>
        </w:tc>
        <w:tc>
          <w:tcPr>
            <w:tcW w:w="77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44472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Make uploaded lab/report available as evidence reference</w:t>
            </w:r>
          </w:p>
        </w:tc>
      </w:tr>
      <w:tr w:rsidR="00FB1A17" w:rsidRPr="00FB1A17" w14:paraId="1604B742" w14:textId="77777777">
        <w:tc>
          <w:tcPr>
            <w:tcW w:w="3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2F289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AlertResolved</w:t>
            </w:r>
          </w:p>
        </w:tc>
        <w:tc>
          <w:tcPr>
            <w:tcW w:w="77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3449E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Update open issue context where workflow step references alert status</w:t>
            </w:r>
          </w:p>
        </w:tc>
      </w:tr>
      <w:tr w:rsidR="00FB1A17" w:rsidRPr="00FB1A17" w14:paraId="5E968413" w14:textId="77777777">
        <w:tc>
          <w:tcPr>
            <w:tcW w:w="3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F70E4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MonitoringStatusUpdated</w:t>
            </w:r>
          </w:p>
        </w:tc>
        <w:tc>
          <w:tcPr>
            <w:tcW w:w="77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EAC50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Optional event only where monitoring status should refresh workflow context</w:t>
            </w:r>
          </w:p>
        </w:tc>
      </w:tr>
      <w:tr w:rsidR="00FB1A17" w:rsidRPr="00FB1A17" w14:paraId="251E97A3" w14:textId="77777777">
        <w:tc>
          <w:tcPr>
            <w:tcW w:w="31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55AC8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WorkflowNotificationDelivered</w:t>
            </w:r>
          </w:p>
        </w:tc>
        <w:tc>
          <w:tcPr>
            <w:tcW w:w="77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C7EEB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Optional delivery status from Notification/Scheduler if needed for audit</w:t>
            </w:r>
          </w:p>
        </w:tc>
      </w:tr>
    </w:tbl>
    <w:p w14:paraId="21AC0CE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078A93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Outbound Events</w:t>
      </w:r>
    </w:p>
    <w:p w14:paraId="1000FAB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152"/>
        <w:gridCol w:w="6188"/>
      </w:tblGrid>
      <w:tr w:rsidR="00FB1A17" w:rsidRPr="00FB1A17" w14:paraId="65981059" w14:textId="77777777">
        <w:tc>
          <w:tcPr>
            <w:tcW w:w="3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9E7CB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Event</w:t>
            </w:r>
          </w:p>
        </w:tc>
        <w:tc>
          <w:tcPr>
            <w:tcW w:w="64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22801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Purpose</w:t>
            </w:r>
          </w:p>
        </w:tc>
      </w:tr>
      <w:tr w:rsidR="00FB1A17" w:rsidRPr="00FB1A17" w14:paraId="0A90DC3F" w14:textId="77777777">
        <w:tc>
          <w:tcPr>
            <w:tcW w:w="3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B8100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WorkflowStarted</w:t>
            </w:r>
          </w:p>
        </w:tc>
        <w:tc>
          <w:tcPr>
            <w:tcW w:w="64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4CCE3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dashboard/BFF or parent service that workflow started</w:t>
            </w:r>
          </w:p>
        </w:tc>
      </w:tr>
      <w:tr w:rsidR="00FB1A17" w:rsidRPr="00FB1A17" w14:paraId="576BD5FA" w14:textId="77777777">
        <w:tc>
          <w:tcPr>
            <w:tcW w:w="3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5E077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WorkflowAssigned</w:t>
            </w:r>
          </w:p>
        </w:tc>
        <w:tc>
          <w:tcPr>
            <w:tcW w:w="64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5080D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assigned user/team</w:t>
            </w:r>
          </w:p>
        </w:tc>
      </w:tr>
      <w:tr w:rsidR="00FB1A17" w:rsidRPr="00FB1A17" w14:paraId="6A6E9D70" w14:textId="77777777">
        <w:tc>
          <w:tcPr>
            <w:tcW w:w="3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FCCD2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WorkflowStepCompleted</w:t>
            </w:r>
          </w:p>
        </w:tc>
        <w:tc>
          <w:tcPr>
            <w:tcW w:w="64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57629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only where another service needs step completion awareness</w:t>
            </w:r>
          </w:p>
        </w:tc>
      </w:tr>
      <w:tr w:rsidR="00FB1A17" w:rsidRPr="00FB1A17" w14:paraId="543C7520" w14:textId="77777777">
        <w:tc>
          <w:tcPr>
            <w:tcW w:w="3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9AB65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WorkflowBlocked</w:t>
            </w:r>
          </w:p>
        </w:tc>
        <w:tc>
          <w:tcPr>
            <w:tcW w:w="64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51191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supervisor/owner when workflow is blocked</w:t>
            </w:r>
          </w:p>
        </w:tc>
      </w:tr>
      <w:tr w:rsidR="00FB1A17" w:rsidRPr="00FB1A17" w14:paraId="08CB8784" w14:textId="77777777">
        <w:tc>
          <w:tcPr>
            <w:tcW w:w="3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662A7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WorkflowWaiting</w:t>
            </w:r>
          </w:p>
        </w:tc>
        <w:tc>
          <w:tcPr>
            <w:tcW w:w="64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76CE0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owner when workflow is waiting on dependency</w:t>
            </w:r>
          </w:p>
        </w:tc>
      </w:tr>
      <w:tr w:rsidR="00FB1A17" w:rsidRPr="00FB1A17" w14:paraId="2F3ACF38" w14:textId="77777777">
        <w:tc>
          <w:tcPr>
            <w:tcW w:w="3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1A8EA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WorkflowCompleted</w:t>
            </w:r>
          </w:p>
        </w:tc>
        <w:tc>
          <w:tcPr>
            <w:tcW w:w="6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E02D6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Send completion outcome to parent service, mainly Care Plan Runtime</w:t>
            </w:r>
          </w:p>
        </w:tc>
      </w:tr>
      <w:tr w:rsidR="00FB1A17" w:rsidRPr="00FB1A17" w14:paraId="5EC8ECFB" w14:textId="77777777">
        <w:tc>
          <w:tcPr>
            <w:tcW w:w="3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2C590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WorkflowCancelled</w:t>
            </w:r>
          </w:p>
        </w:tc>
        <w:tc>
          <w:tcPr>
            <w:tcW w:w="64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61536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parent service that workflow was cancelled</w:t>
            </w:r>
          </w:p>
        </w:tc>
      </w:tr>
      <w:tr w:rsidR="00FB1A17" w:rsidRPr="00FB1A17" w14:paraId="1BF119A5" w14:textId="77777777">
        <w:tc>
          <w:tcPr>
            <w:tcW w:w="32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38483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WorkflowNotificationRequested</w:t>
            </w:r>
          </w:p>
        </w:tc>
        <w:tc>
          <w:tcPr>
            <w:tcW w:w="642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37BA4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Request notification/reminder through Notification/Scheduler</w:t>
            </w:r>
          </w:p>
        </w:tc>
      </w:tr>
    </w:tbl>
    <w:p w14:paraId="0B71941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1F4B760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7. Functional Requirements</w:t>
      </w:r>
    </w:p>
    <w:p w14:paraId="2CFB901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31"/>
        <w:gridCol w:w="8509"/>
      </w:tblGrid>
      <w:tr w:rsidR="00FB1A17" w:rsidRPr="00FB1A17" w14:paraId="5F37F3FB" w14:textId="77777777">
        <w:tc>
          <w:tcPr>
            <w:tcW w:w="12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D34F8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ID</w:t>
            </w:r>
          </w:p>
        </w:tc>
        <w:tc>
          <w:tcPr>
            <w:tcW w:w="153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9F602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Requirement</w:t>
            </w:r>
          </w:p>
        </w:tc>
      </w:tr>
      <w:tr w:rsidR="00FB1A17" w:rsidRPr="00FB1A17" w14:paraId="284EEA02"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97D92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WF-FR-001</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724F0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allow authorized admin users to create workflow definitions in Draft status.</w:t>
            </w:r>
          </w:p>
        </w:tc>
      </w:tr>
      <w:tr w:rsidR="00FB1A17" w:rsidRPr="00FB1A17" w14:paraId="50272DF6"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74169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WF-FR-002</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93336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allow workflow definitions to include ordered steps, step owner, instructions, mandatory/optional/conditional rule, and completion criteria.</w:t>
            </w:r>
          </w:p>
        </w:tc>
      </w:tr>
      <w:tr w:rsidR="00FB1A17" w:rsidRPr="00FB1A17" w14:paraId="585F45B2"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1B1DC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WF-FR-003</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51DB8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allow only Published workflow definitions to be used for runtime workflow creation.</w:t>
            </w:r>
          </w:p>
        </w:tc>
      </w:tr>
      <w:tr w:rsidR="00FB1A17" w:rsidRPr="00FB1A17" w14:paraId="41A43023"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01A95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WF-FR-004</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CA22C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reject workflow start requests when no published definition exists for the requested workflow type/context.</w:t>
            </w:r>
          </w:p>
        </w:tc>
      </w:tr>
      <w:tr w:rsidR="00FB1A17" w:rsidRPr="00FB1A17" w14:paraId="65D82729"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D7896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WF-FR-005</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BE1FD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support Phase 1 workflow types: PatientOnboarding, FormalReview, and ClosureReview.</w:t>
            </w:r>
          </w:p>
        </w:tc>
      </w:tr>
      <w:tr w:rsidR="00FB1A17" w:rsidRPr="00FB1A17" w14:paraId="52168870"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63489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WF-FR-006</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E52DA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create workflow instances from an API request or approved event trigger.</w:t>
            </w:r>
          </w:p>
        </w:tc>
      </w:tr>
      <w:tr w:rsidR="00FB1A17" w:rsidRPr="00FB1A17" w14:paraId="0871BF66"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7CFFE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WF-FR-007</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71811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create workflow step instances from the published workflow definition.</w:t>
            </w:r>
          </w:p>
        </w:tc>
      </w:tr>
      <w:tr w:rsidR="00FB1A17" w:rsidRPr="00FB1A17" w14:paraId="4BE2BB45"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C86B7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WF-FR-008</w:t>
            </w:r>
          </w:p>
        </w:tc>
        <w:tc>
          <w:tcPr>
            <w:tcW w:w="154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CEC18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prevent duplicate active workflow instances for the same patient, care plan, workflow type, and active review/closure context where uniqueness applies.</w:t>
            </w:r>
          </w:p>
        </w:tc>
      </w:tr>
      <w:tr w:rsidR="00FB1A17" w:rsidRPr="00FB1A17" w14:paraId="20F7D40A"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37297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WF-FR-009</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3FC86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manage workflow status independently from care plan status.</w:t>
            </w:r>
          </w:p>
        </w:tc>
      </w:tr>
      <w:tr w:rsidR="00FB1A17" w:rsidRPr="00FB1A17" w14:paraId="1AA452D0"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8E351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WF-FR-010</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97625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support step statuses: NotStarted, InProgress, Waiting, Blocked, Completed, Skipped, Deferred, Cancelled.</w:t>
            </w:r>
          </w:p>
        </w:tc>
      </w:tr>
      <w:tr w:rsidR="00FB1A17" w:rsidRPr="00FB1A17" w14:paraId="45BC7B74"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09B9A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lastRenderedPageBreak/>
              <w:t>WF-FR-011</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24D99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require reason/note when a step is marked Waiting, Blocked, Skipped, Deferred, or Cancelled.</w:t>
            </w:r>
          </w:p>
        </w:tc>
      </w:tr>
      <w:tr w:rsidR="00FB1A17" w:rsidRPr="00FB1A17" w14:paraId="5EEAD091"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D8E5C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WF-FR-012</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F519C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allow authorized users to update step status based on allowed transitions.</w:t>
            </w:r>
          </w:p>
        </w:tc>
      </w:tr>
      <w:tr w:rsidR="00FB1A17" w:rsidRPr="00FB1A17" w14:paraId="06141B1D"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502C6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WF-FR-013</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C3800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reject invalid step or workflow status transitions.</w:t>
            </w:r>
          </w:p>
        </w:tc>
      </w:tr>
      <w:tr w:rsidR="00FB1A17" w:rsidRPr="00FB1A17" w14:paraId="2A547497"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60D75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WF-FR-014</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31FA1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allow workflow or step assignment to user, role, or team.</w:t>
            </w:r>
          </w:p>
        </w:tc>
      </w:tr>
      <w:tr w:rsidR="00FB1A17" w:rsidRPr="00FB1A17" w14:paraId="77541C5D"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0980B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WF-FR-015</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9C181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allow workflow reassignment where permitted and retain assignment history.</w:t>
            </w:r>
          </w:p>
        </w:tc>
      </w:tr>
      <w:tr w:rsidR="00FB1A17" w:rsidRPr="00FB1A17" w14:paraId="07020D4C"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D113F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WF-FR-016</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F7F86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allow notes to be added at workflow level and step level.</w:t>
            </w:r>
          </w:p>
        </w:tc>
      </w:tr>
      <w:tr w:rsidR="00FB1A17" w:rsidRPr="00FB1A17" w14:paraId="63050384"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C4C9B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WF-FR-017</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7B58A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allow evidence references to be attached to workflow steps without copying source-domain records.</w:t>
            </w:r>
          </w:p>
        </w:tc>
      </w:tr>
      <w:tr w:rsidR="00FB1A17" w:rsidRPr="00FB1A17" w14:paraId="7EACDA86"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64BAA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WF-FR-018</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59F22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retrieve current status from related services when a workflow step requires validation or review context.</w:t>
            </w:r>
          </w:p>
        </w:tc>
      </w:tr>
      <w:tr w:rsidR="00FB1A17" w:rsidRPr="00FB1A17" w14:paraId="53498578"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4844A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WF-FR-019</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7DE1B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prevent workflow completion until all mandatory steps are Completed, Skipped where allowed, or Deferred where allowed.</w:t>
            </w:r>
          </w:p>
        </w:tc>
      </w:tr>
      <w:tr w:rsidR="00FB1A17" w:rsidRPr="00FB1A17" w14:paraId="76948C67"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9231D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WF-FR-020</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8E2E5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allow optional steps to remain incomplete without blocking workflow completion.</w:t>
            </w:r>
          </w:p>
        </w:tc>
      </w:tr>
      <w:tr w:rsidR="00FB1A17" w:rsidRPr="00FB1A17" w14:paraId="4056114F"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DB52A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WF-FR-021</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FF185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evaluate conditional steps only when their configured condition applies.</w:t>
            </w:r>
          </w:p>
        </w:tc>
      </w:tr>
      <w:tr w:rsidR="00FB1A17" w:rsidRPr="00FB1A17" w14:paraId="342923C8"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E2CAA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WF-FR-022</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85696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generate a completion summary when workflow is completed.</w:t>
            </w:r>
          </w:p>
        </w:tc>
      </w:tr>
      <w:tr w:rsidR="00FB1A17" w:rsidRPr="00FB1A17" w14:paraId="63368956"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4E6C3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WF-FR-023</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99B16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publish WorkflowCompleted after successful completion.</w:t>
            </w:r>
          </w:p>
        </w:tc>
      </w:tr>
      <w:tr w:rsidR="00FB1A17" w:rsidRPr="00FB1A17" w14:paraId="672C5329"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3FA3C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WF-FR-024</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7BB71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send workflow completion outcome to Care Plan Runtime for onboarding, formal review, and closure review.</w:t>
            </w:r>
          </w:p>
        </w:tc>
      </w:tr>
      <w:tr w:rsidR="00FB1A17" w:rsidRPr="00FB1A17" w14:paraId="24B66A59"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7F294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WF-FR-025</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5E88E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support workflow cancellation with required reason.</w:t>
            </w:r>
          </w:p>
        </w:tc>
      </w:tr>
      <w:tr w:rsidR="00FB1A17" w:rsidRPr="00FB1A17" w14:paraId="41563CA8"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1A91C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WF-FR-026</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584B8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prevent normal edits to Completed or Cancelled workflow instances.</w:t>
            </w:r>
          </w:p>
        </w:tc>
      </w:tr>
      <w:tr w:rsidR="00FB1A17" w:rsidRPr="00FB1A17" w14:paraId="4B425028"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61BED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WF-FR-027</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E4093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expose workflow queue and dashboard summaries by workflow type, status, owner, due, blocked, and overdue.</w:t>
            </w:r>
          </w:p>
        </w:tc>
      </w:tr>
      <w:tr w:rsidR="00FB1A17" w:rsidRPr="00FB1A17" w14:paraId="52B2296F"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09EBD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WF-FR-028</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A8903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expose workbench context including workflow banner, step list, blockers, next actions, and completion readiness.</w:t>
            </w:r>
          </w:p>
        </w:tc>
      </w:tr>
      <w:tr w:rsidR="00FB1A17" w:rsidRPr="00FB1A17" w14:paraId="2F66488B"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EC66D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WF-FR-029</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32D01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request notifications/reminders through Notification/Scheduler when workflow is assigned, due, overdue, waiting, or blocked where configured.</w:t>
            </w:r>
          </w:p>
        </w:tc>
      </w:tr>
      <w:tr w:rsidR="00FB1A17" w:rsidRPr="00FB1A17" w14:paraId="4D749DC7"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F9C0D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WF-FR-030</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67780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not send SMS, email, push, or in-app notifications directly.</w:t>
            </w:r>
          </w:p>
        </w:tc>
      </w:tr>
      <w:tr w:rsidR="00FB1A17" w:rsidRPr="00FB1A17" w14:paraId="434E84E8"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D5C81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WF-FR-031</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69EA4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maintain history for workflow creation, assignment, step updates, notes, evidence references, completion, and cancellation.</w:t>
            </w:r>
          </w:p>
        </w:tc>
      </w:tr>
      <w:tr w:rsidR="00FB1A17" w:rsidRPr="00FB1A17" w14:paraId="6965BCCF"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4D989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WF-FR-032</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E2B5C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enforce role-based permissions for create, assign, update step, skip, defer, block, complete, and cancel actions.</w:t>
            </w:r>
          </w:p>
        </w:tc>
      </w:tr>
      <w:tr w:rsidR="00FB1A17" w:rsidRPr="00FB1A17" w14:paraId="1CE779BC"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093FA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WF-FR-033</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DB6CB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support Save/Resume behavior by preserving workflow and step progress until completion or cancellation.</w:t>
            </w:r>
          </w:p>
        </w:tc>
      </w:tr>
      <w:tr w:rsidR="00FB1A17" w:rsidRPr="00FB1A17" w14:paraId="486654D0"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35EA6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lastRenderedPageBreak/>
              <w:t>WF-FR-034</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6F3C3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expose missing completion requirements when user attempts to complete an incomplete workflow.</w:t>
            </w:r>
          </w:p>
        </w:tc>
      </w:tr>
      <w:tr w:rsidR="00FB1A17" w:rsidRPr="00FB1A17" w14:paraId="65C53079"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D07DF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WF-FR-035</w:t>
            </w:r>
          </w:p>
        </w:tc>
        <w:tc>
          <w:tcPr>
            <w:tcW w:w="15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7C39E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The service shall support future workflow types without changing the core workflow execution model.</w:t>
            </w:r>
          </w:p>
        </w:tc>
      </w:tr>
    </w:tbl>
    <w:p w14:paraId="58E1739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5C1C355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8. Notification / Scheduler Interaction</w:t>
      </w:r>
    </w:p>
    <w:p w14:paraId="4136D0A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EF04BA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Phase 1 workflow visibility will be through dashboard queues and PDP workbench.</w:t>
      </w:r>
    </w:p>
    <w:p w14:paraId="1393E2A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2B69BF3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Runtime will not depend on email/SMS/push/in-app notification delivery.</w:t>
      </w:r>
    </w:p>
    <w:p w14:paraId="12D93F1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3356A30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Dashboard-Based Visibility</w:t>
      </w:r>
    </w:p>
    <w:p w14:paraId="1DB95AE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42"/>
        <w:gridCol w:w="7898"/>
      </w:tblGrid>
      <w:tr w:rsidR="00FB1A17" w:rsidRPr="00FB1A17" w14:paraId="6D4294FC" w14:textId="77777777">
        <w:tc>
          <w:tcPr>
            <w:tcW w:w="15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E1001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Requirement</w:t>
            </w:r>
          </w:p>
        </w:tc>
        <w:tc>
          <w:tcPr>
            <w:tcW w:w="106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CD910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Description</w:t>
            </w:r>
          </w:p>
        </w:tc>
      </w:tr>
      <w:tr w:rsidR="00FB1A17" w:rsidRPr="00FB1A17" w14:paraId="103CC5A1" w14:textId="77777777">
        <w:tc>
          <w:tcPr>
            <w:tcW w:w="15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5A6BA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WF-DASH-001</w:t>
            </w:r>
          </w:p>
        </w:tc>
        <w:tc>
          <w:tcPr>
            <w:tcW w:w="105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E0B2E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Runtime shall expose active workflow status for dashboard/BFF consumption.</w:t>
            </w:r>
          </w:p>
        </w:tc>
      </w:tr>
      <w:tr w:rsidR="00FB1A17" w:rsidRPr="00FB1A17" w14:paraId="39909FD7" w14:textId="77777777">
        <w:tc>
          <w:tcPr>
            <w:tcW w:w="15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76665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WF-DASH-002</w:t>
            </w:r>
          </w:p>
        </w:tc>
        <w:tc>
          <w:tcPr>
            <w:tcW w:w="1069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3FE71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Dashboard/BFF shall pull workflow queues by workflow type, owner, status, due date, blocked, waiting, and overdue.</w:t>
            </w:r>
          </w:p>
        </w:tc>
      </w:tr>
      <w:tr w:rsidR="00FB1A17" w:rsidRPr="00FB1A17" w14:paraId="392F8610" w14:textId="77777777">
        <w:tc>
          <w:tcPr>
            <w:tcW w:w="15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50D01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WF-DASH-003</w:t>
            </w:r>
          </w:p>
        </w:tc>
        <w:tc>
          <w:tcPr>
            <w:tcW w:w="105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4B41F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Staff shall see assigned or relevant workflow work from dashboard queues.</w:t>
            </w:r>
          </w:p>
        </w:tc>
      </w:tr>
      <w:tr w:rsidR="00FB1A17" w:rsidRPr="00FB1A17" w14:paraId="20642468" w14:textId="77777777">
        <w:tc>
          <w:tcPr>
            <w:tcW w:w="15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36F70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WF-DASH-004</w:t>
            </w:r>
          </w:p>
        </w:tc>
        <w:tc>
          <w:tcPr>
            <w:tcW w:w="105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AF412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queue shall show enough context for staff to decide what to open next.</w:t>
            </w:r>
          </w:p>
        </w:tc>
      </w:tr>
      <w:tr w:rsidR="00FB1A17" w:rsidRPr="00FB1A17" w14:paraId="7579981D" w14:textId="77777777">
        <w:tc>
          <w:tcPr>
            <w:tcW w:w="15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D5611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WF-DASH-005</w:t>
            </w:r>
          </w:p>
        </w:tc>
        <w:tc>
          <w:tcPr>
            <w:tcW w:w="105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FA180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Runtime shall expose real-time status so dashboard can refresh counts and queue rows.</w:t>
            </w:r>
          </w:p>
        </w:tc>
      </w:tr>
    </w:tbl>
    <w:p w14:paraId="54CD983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6E55E77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Workflow Queue Examples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53"/>
        <w:gridCol w:w="5334"/>
      </w:tblGrid>
      <w:tr w:rsidR="00FB1A17" w:rsidRPr="00FB1A17" w14:paraId="59A3F52D"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9DF73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Queue</w:t>
            </w:r>
          </w:p>
        </w:tc>
        <w:tc>
          <w:tcPr>
            <w:tcW w:w="52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21757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Shows</w:t>
            </w:r>
          </w:p>
        </w:tc>
      </w:tr>
      <w:tr w:rsidR="00FB1A17" w:rsidRPr="00FB1A17" w14:paraId="20BE6679" w14:textId="77777777">
        <w:tc>
          <w:tcPr>
            <w:tcW w:w="21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0199F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Onboarding Pending</w:t>
            </w:r>
          </w:p>
        </w:tc>
        <w:tc>
          <w:tcPr>
            <w:tcW w:w="52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7B56D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Patients whose onboarding workflow is not complete</w:t>
            </w:r>
          </w:p>
        </w:tc>
      </w:tr>
      <w:tr w:rsidR="00FB1A17" w:rsidRPr="00FB1A17" w14:paraId="46659FF1"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6DF29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Formal Review Due</w:t>
            </w:r>
          </w:p>
        </w:tc>
        <w:tc>
          <w:tcPr>
            <w:tcW w:w="52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FF90D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Care plans with formal review workflow due/in progress</w:t>
            </w:r>
          </w:p>
        </w:tc>
      </w:tr>
      <w:tr w:rsidR="00FB1A17" w:rsidRPr="00FB1A17" w14:paraId="50863BC2"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B5ADC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Closure Review Due</w:t>
            </w:r>
          </w:p>
        </w:tc>
        <w:tc>
          <w:tcPr>
            <w:tcW w:w="52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D975B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Care plans ready for closure review</w:t>
            </w:r>
          </w:p>
        </w:tc>
      </w:tr>
      <w:tr w:rsidR="00FB1A17" w:rsidRPr="00FB1A17" w14:paraId="12570B4E"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AF5D7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Blocked Workflows</w:t>
            </w:r>
          </w:p>
        </w:tc>
        <w:tc>
          <w:tcPr>
            <w:tcW w:w="52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A2605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Workflows or steps blocked</w:t>
            </w:r>
          </w:p>
        </w:tc>
      </w:tr>
      <w:tr w:rsidR="00FB1A17" w:rsidRPr="00FB1A17" w14:paraId="44668F48"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59621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Waiting Workflows</w:t>
            </w:r>
          </w:p>
        </w:tc>
        <w:tc>
          <w:tcPr>
            <w:tcW w:w="53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13D88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Waiting on patient, doctor, lab, device, appointment, etc.</w:t>
            </w:r>
          </w:p>
        </w:tc>
      </w:tr>
      <w:tr w:rsidR="00FB1A17" w:rsidRPr="00FB1A17" w14:paraId="5854FC64"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9387B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My Workflows</w:t>
            </w:r>
          </w:p>
        </w:tc>
        <w:tc>
          <w:tcPr>
            <w:tcW w:w="52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CA20B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Workflows assigned to logged-in user/team</w:t>
            </w:r>
          </w:p>
        </w:tc>
      </w:tr>
    </w:tbl>
    <w:p w14:paraId="4F637D3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36C78E9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Future Notification Support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39"/>
        <w:gridCol w:w="5446"/>
      </w:tblGrid>
      <w:tr w:rsidR="00FB1A17" w:rsidRPr="00FB1A17" w14:paraId="28A67503" w14:textId="77777777">
        <w:tc>
          <w:tcPr>
            <w:tcW w:w="2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B6B22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Future Capability</w:t>
            </w:r>
          </w:p>
        </w:tc>
        <w:tc>
          <w:tcPr>
            <w:tcW w:w="53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DDD7A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Notes</w:t>
            </w:r>
          </w:p>
        </w:tc>
      </w:tr>
      <w:tr w:rsidR="00FB1A17" w:rsidRPr="00FB1A17" w14:paraId="59FD592C" w14:textId="77777777">
        <w:tc>
          <w:tcPr>
            <w:tcW w:w="24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E3C40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Assignment notification</w:t>
            </w:r>
          </w:p>
        </w:tc>
        <w:tc>
          <w:tcPr>
            <w:tcW w:w="53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E4863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user when workflow assigned</w:t>
            </w:r>
          </w:p>
        </w:tc>
      </w:tr>
      <w:tr w:rsidR="00FB1A17" w:rsidRPr="00FB1A17" w14:paraId="123DAEE8" w14:textId="77777777">
        <w:tc>
          <w:tcPr>
            <w:tcW w:w="2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52D67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Due reminder</w:t>
            </w:r>
          </w:p>
        </w:tc>
        <w:tc>
          <w:tcPr>
            <w:tcW w:w="53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FB2EC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when workflow due soon</w:t>
            </w:r>
          </w:p>
        </w:tc>
      </w:tr>
      <w:tr w:rsidR="00FB1A17" w:rsidRPr="00FB1A17" w14:paraId="054EBB24" w14:textId="77777777">
        <w:tc>
          <w:tcPr>
            <w:tcW w:w="2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6BB97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Overdue reminder</w:t>
            </w:r>
          </w:p>
        </w:tc>
        <w:tc>
          <w:tcPr>
            <w:tcW w:w="53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B628F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owner/supervisor when overdue</w:t>
            </w:r>
          </w:p>
        </w:tc>
      </w:tr>
      <w:tr w:rsidR="00FB1A17" w:rsidRPr="00FB1A17" w14:paraId="75D30F02" w14:textId="77777777">
        <w:tc>
          <w:tcPr>
            <w:tcW w:w="2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6E100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Blocked/waiting alert</w:t>
            </w:r>
          </w:p>
        </w:tc>
        <w:tc>
          <w:tcPr>
            <w:tcW w:w="53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6975A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Notify if blocked/waiting too long</w:t>
            </w:r>
          </w:p>
        </w:tc>
      </w:tr>
      <w:tr w:rsidR="00FB1A17" w:rsidRPr="00FB1A17" w14:paraId="0E6FA3C4" w14:textId="77777777">
        <w:tc>
          <w:tcPr>
            <w:tcW w:w="2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F3B84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Channel support</w:t>
            </w:r>
          </w:p>
        </w:tc>
        <w:tc>
          <w:tcPr>
            <w:tcW w:w="544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F1AC6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Email, SMS, push, in-app depending on platform capability</w:t>
            </w:r>
          </w:p>
        </w:tc>
      </w:tr>
    </w:tbl>
    <w:p w14:paraId="6BEA607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Future Requirement Placeholder</w:t>
      </w:r>
    </w:p>
    <w:p w14:paraId="1983429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5B9D9B4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When Notification/Scheduler capability is enhanced for staff notifications,</w:t>
      </w:r>
    </w:p>
    <w:p w14:paraId="4859D9A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Runtime may request notifications for assignment, due, overdue,</w:t>
      </w:r>
    </w:p>
    <w:p w14:paraId="39FF37E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blocked, waiting, completed, or cancelled workflows.</w:t>
      </w:r>
    </w:p>
    <w:p w14:paraId="0F1166A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Notification/Scheduler will own delivery.</w:t>
      </w:r>
    </w:p>
    <w:p w14:paraId="299BC93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5882434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9 High-Level UI Requirements</w:t>
      </w:r>
    </w:p>
    <w:p w14:paraId="185CCD6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3B406F2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Admin UI</w:t>
      </w:r>
    </w:p>
    <w:p w14:paraId="31F55F1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Admin UI is used to configure workflow definitions and steps.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82"/>
        <w:gridCol w:w="5213"/>
        <w:gridCol w:w="2245"/>
      </w:tblGrid>
      <w:tr w:rsidR="00FB1A17" w:rsidRPr="00FB1A17" w14:paraId="6ED46CDD" w14:textId="77777777">
        <w:tc>
          <w:tcPr>
            <w:tcW w:w="2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4D13F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lastRenderedPageBreak/>
              <w:t>View</w:t>
            </w:r>
          </w:p>
        </w:tc>
        <w:tc>
          <w:tcPr>
            <w:tcW w:w="82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03260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Purpose</w:t>
            </w:r>
          </w:p>
        </w:tc>
        <w:tc>
          <w:tcPr>
            <w:tcW w:w="35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D6785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Main CTAs</w:t>
            </w:r>
          </w:p>
        </w:tc>
      </w:tr>
      <w:tr w:rsidR="00FB1A17" w:rsidRPr="00FB1A17" w14:paraId="5C1FEC96" w14:textId="77777777">
        <w:tc>
          <w:tcPr>
            <w:tcW w:w="2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6140D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Definitions List</w:t>
            </w:r>
          </w:p>
        </w:tc>
        <w:tc>
          <w:tcPr>
            <w:tcW w:w="82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022B6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View configured workflows by type/status/version</w:t>
            </w:r>
          </w:p>
        </w:tc>
        <w:tc>
          <w:tcPr>
            <w:tcW w:w="35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474B4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Create, View, Edit, Clone</w:t>
            </w:r>
          </w:p>
        </w:tc>
      </w:tr>
      <w:tr w:rsidR="00FB1A17" w:rsidRPr="00FB1A17" w14:paraId="427CE91D" w14:textId="77777777">
        <w:tc>
          <w:tcPr>
            <w:tcW w:w="27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C411C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Definition Detail</w:t>
            </w:r>
          </w:p>
        </w:tc>
        <w:tc>
          <w:tcPr>
            <w:tcW w:w="82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E9FC1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View workflow name, type, owner role, steps, rules</w:t>
            </w:r>
          </w:p>
        </w:tc>
        <w:tc>
          <w:tcPr>
            <w:tcW w:w="35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78FC8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Edit Draft, Publish, Inactivate</w:t>
            </w:r>
          </w:p>
        </w:tc>
      </w:tr>
      <w:tr w:rsidR="00FB1A17" w:rsidRPr="00FB1A17" w14:paraId="3FB994EB" w14:textId="77777777">
        <w:tc>
          <w:tcPr>
            <w:tcW w:w="2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07D31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Configuration</w:t>
            </w:r>
          </w:p>
        </w:tc>
        <w:tc>
          <w:tcPr>
            <w:tcW w:w="83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3A76E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Configure step name, instructions, required/optional/conditional, owner, allowed actions</w:t>
            </w:r>
          </w:p>
        </w:tc>
        <w:tc>
          <w:tcPr>
            <w:tcW w:w="37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F0F37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Add Step, Save Step, Remove Draft Step</w:t>
            </w:r>
          </w:p>
        </w:tc>
      </w:tr>
      <w:tr w:rsidR="00FB1A17" w:rsidRPr="00FB1A17" w14:paraId="708DF7A9" w14:textId="77777777">
        <w:tc>
          <w:tcPr>
            <w:tcW w:w="2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92D00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Version History</w:t>
            </w:r>
          </w:p>
        </w:tc>
        <w:tc>
          <w:tcPr>
            <w:tcW w:w="82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43F33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View prior workflow versions</w:t>
            </w:r>
          </w:p>
        </w:tc>
        <w:tc>
          <w:tcPr>
            <w:tcW w:w="35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D647D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View, Clone</w:t>
            </w:r>
          </w:p>
        </w:tc>
      </w:tr>
    </w:tbl>
    <w:p w14:paraId="11630D5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2002F77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Dashboard UI</w:t>
      </w:r>
    </w:p>
    <w:p w14:paraId="2CDBEFD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Dashboard UI shows workflow work items for staff.</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53"/>
        <w:gridCol w:w="4042"/>
        <w:gridCol w:w="2520"/>
      </w:tblGrid>
      <w:tr w:rsidR="00FB1A17" w:rsidRPr="00FB1A17" w14:paraId="2F780290"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8DB92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View</w:t>
            </w:r>
          </w:p>
        </w:tc>
        <w:tc>
          <w:tcPr>
            <w:tcW w:w="40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047B5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Shows</w:t>
            </w:r>
          </w:p>
        </w:tc>
        <w:tc>
          <w:tcPr>
            <w:tcW w:w="23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FC633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Main CTAs</w:t>
            </w:r>
          </w:p>
        </w:tc>
      </w:tr>
      <w:tr w:rsidR="00FB1A17" w:rsidRPr="00FB1A17" w14:paraId="748E998F"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071B4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Queue</w:t>
            </w:r>
          </w:p>
        </w:tc>
        <w:tc>
          <w:tcPr>
            <w:tcW w:w="40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ADC81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All workflow items based on role/access</w:t>
            </w:r>
          </w:p>
        </w:tc>
        <w:tc>
          <w:tcPr>
            <w:tcW w:w="23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E1B94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Open Workflow</w:t>
            </w:r>
          </w:p>
        </w:tc>
      </w:tr>
      <w:tr w:rsidR="00FB1A17" w:rsidRPr="00FB1A17" w14:paraId="6C832A33"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A5F3F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My Workflows</w:t>
            </w:r>
          </w:p>
        </w:tc>
        <w:tc>
          <w:tcPr>
            <w:tcW w:w="40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8C3B1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Workflows assigned to current user/team</w:t>
            </w:r>
          </w:p>
        </w:tc>
        <w:tc>
          <w:tcPr>
            <w:tcW w:w="23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C3D9B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Continue</w:t>
            </w:r>
          </w:p>
        </w:tc>
      </w:tr>
      <w:tr w:rsidR="00FB1A17" w:rsidRPr="00FB1A17" w14:paraId="3366D13A" w14:textId="77777777">
        <w:tc>
          <w:tcPr>
            <w:tcW w:w="21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F6E1A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Onboarding Pending</w:t>
            </w:r>
          </w:p>
        </w:tc>
        <w:tc>
          <w:tcPr>
            <w:tcW w:w="40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3AEE7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Patient onboarding workflows</w:t>
            </w:r>
          </w:p>
        </w:tc>
        <w:tc>
          <w:tcPr>
            <w:tcW w:w="23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DB841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Continue Onboarding</w:t>
            </w:r>
          </w:p>
        </w:tc>
      </w:tr>
      <w:tr w:rsidR="00FB1A17" w:rsidRPr="00FB1A17" w14:paraId="1935E40A"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756F5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Formal Review Due</w:t>
            </w:r>
          </w:p>
        </w:tc>
        <w:tc>
          <w:tcPr>
            <w:tcW w:w="40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3E460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Review workflows due/in progress</w:t>
            </w:r>
          </w:p>
        </w:tc>
        <w:tc>
          <w:tcPr>
            <w:tcW w:w="23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12904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 / Continue Review</w:t>
            </w:r>
          </w:p>
        </w:tc>
      </w:tr>
      <w:tr w:rsidR="00FB1A17" w:rsidRPr="00FB1A17" w14:paraId="4E18E949"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7A0AD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Closure Review Due</w:t>
            </w:r>
          </w:p>
        </w:tc>
        <w:tc>
          <w:tcPr>
            <w:tcW w:w="40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FF486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Closure workflows due/in progress</w:t>
            </w:r>
          </w:p>
        </w:tc>
        <w:tc>
          <w:tcPr>
            <w:tcW w:w="23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887C6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 / Continue Closure</w:t>
            </w:r>
          </w:p>
        </w:tc>
      </w:tr>
      <w:tr w:rsidR="00FB1A17" w:rsidRPr="00FB1A17" w14:paraId="3E342CDC" w14:textId="77777777">
        <w:tc>
          <w:tcPr>
            <w:tcW w:w="21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BA710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Blocked / Waiting</w:t>
            </w:r>
          </w:p>
        </w:tc>
        <w:tc>
          <w:tcPr>
            <w:tcW w:w="40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8E2B4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Workflows needing attention</w:t>
            </w:r>
          </w:p>
        </w:tc>
        <w:tc>
          <w:tcPr>
            <w:tcW w:w="25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1E01B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Open, Reassign, Add Note</w:t>
            </w:r>
          </w:p>
        </w:tc>
      </w:tr>
      <w:tr w:rsidR="00FB1A17" w:rsidRPr="00FB1A17" w14:paraId="6AF19055" w14:textId="77777777">
        <w:tc>
          <w:tcPr>
            <w:tcW w:w="2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A9BEE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Overdue Workflows</w:t>
            </w:r>
          </w:p>
        </w:tc>
        <w:tc>
          <w:tcPr>
            <w:tcW w:w="40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0E5D1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Workflows past due</w:t>
            </w:r>
          </w:p>
        </w:tc>
        <w:tc>
          <w:tcPr>
            <w:tcW w:w="23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172BA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Open, Reassign</w:t>
            </w:r>
          </w:p>
        </w:tc>
      </w:tr>
    </w:tbl>
    <w:p w14:paraId="503B0CB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046350F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 xml:space="preserve"> PDP / Workbench UI</w:t>
      </w:r>
    </w:p>
    <w:p w14:paraId="712541E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Workbench UI is used to execute the workflow.</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52"/>
        <w:gridCol w:w="4366"/>
        <w:gridCol w:w="3022"/>
      </w:tblGrid>
      <w:tr w:rsidR="00FB1A17" w:rsidRPr="00FB1A17" w14:paraId="0B00086B" w14:textId="77777777">
        <w:tc>
          <w:tcPr>
            <w:tcW w:w="22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5E53F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UI Area</w:t>
            </w:r>
          </w:p>
        </w:tc>
        <w:tc>
          <w:tcPr>
            <w:tcW w:w="5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C93B1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What It Shows</w:t>
            </w:r>
          </w:p>
        </w:tc>
        <w:tc>
          <w:tcPr>
            <w:tcW w:w="35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EC0EC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Main CTAs</w:t>
            </w:r>
          </w:p>
        </w:tc>
      </w:tr>
      <w:tr w:rsidR="00FB1A17" w:rsidRPr="00FB1A17" w14:paraId="50D29A93" w14:textId="77777777">
        <w:tc>
          <w:tcPr>
            <w:tcW w:w="22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4FAAB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Workbench Banner</w:t>
            </w:r>
          </w:p>
        </w:tc>
        <w:tc>
          <w:tcPr>
            <w:tcW w:w="5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55110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name, status, owner, due date, blockers</w:t>
            </w:r>
          </w:p>
        </w:tc>
        <w:tc>
          <w:tcPr>
            <w:tcW w:w="35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7A747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Back to Dash, Save, Complete, Cancel</w:t>
            </w:r>
          </w:p>
        </w:tc>
      </w:tr>
      <w:tr w:rsidR="00FB1A17" w:rsidRPr="00FB1A17" w14:paraId="04E48A2D" w14:textId="77777777">
        <w:tc>
          <w:tcPr>
            <w:tcW w:w="22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80CCB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Tracker</w:t>
            </w:r>
          </w:p>
        </w:tc>
        <w:tc>
          <w:tcPr>
            <w:tcW w:w="5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3AAE7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Steps, status, required flag, waiting/blocker reason</w:t>
            </w:r>
          </w:p>
        </w:tc>
        <w:tc>
          <w:tcPr>
            <w:tcW w:w="3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43321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Start Step, Complete, Skip, Defer, Block</w:t>
            </w:r>
          </w:p>
        </w:tc>
      </w:tr>
      <w:tr w:rsidR="00FB1A17" w:rsidRPr="00FB1A17" w14:paraId="725DDF2E" w14:textId="77777777">
        <w:tc>
          <w:tcPr>
            <w:tcW w:w="22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95853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Middle Content</w:t>
            </w:r>
          </w:p>
        </w:tc>
        <w:tc>
          <w:tcPr>
            <w:tcW w:w="5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24508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Selected step instructions and review context</w:t>
            </w:r>
          </w:p>
        </w:tc>
        <w:tc>
          <w:tcPr>
            <w:tcW w:w="35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32BBD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Add Note, Attach Evidence Reference</w:t>
            </w:r>
          </w:p>
        </w:tc>
      </w:tr>
      <w:tr w:rsidR="00FB1A17" w:rsidRPr="00FB1A17" w14:paraId="7C62B2B5" w14:textId="77777777">
        <w:tc>
          <w:tcPr>
            <w:tcW w:w="22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47D60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Right Detail Panel</w:t>
            </w:r>
          </w:p>
        </w:tc>
        <w:tc>
          <w:tcPr>
            <w:tcW w:w="53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E9CC9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Linked readings, alerts, labs, reports, appointments, etc.</w:t>
            </w:r>
          </w:p>
        </w:tc>
        <w:tc>
          <w:tcPr>
            <w:tcW w:w="34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5A89B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Open Linked Item</w:t>
            </w:r>
          </w:p>
        </w:tc>
      </w:tr>
      <w:tr w:rsidR="00FB1A17" w:rsidRPr="00FB1A17" w14:paraId="39C7D8DA" w14:textId="77777777">
        <w:tc>
          <w:tcPr>
            <w:tcW w:w="22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6EB98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Completion Summary</w:t>
            </w:r>
          </w:p>
        </w:tc>
        <w:tc>
          <w:tcPr>
            <w:tcW w:w="5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D10A0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Missing steps, final note, completion readiness</w:t>
            </w:r>
          </w:p>
        </w:tc>
        <w:tc>
          <w:tcPr>
            <w:tcW w:w="35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79694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Complete Workflow, Save Draft</w:t>
            </w:r>
          </w:p>
        </w:tc>
      </w:tr>
    </w:tbl>
    <w:p w14:paraId="42D6EEC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4A93EC8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 xml:space="preserve"> UI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15"/>
        <w:gridCol w:w="8325"/>
      </w:tblGrid>
      <w:tr w:rsidR="00FB1A17" w:rsidRPr="00FB1A17" w14:paraId="43E7A9F0" w14:textId="77777777">
        <w:tc>
          <w:tcPr>
            <w:tcW w:w="12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E546B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ID</w:t>
            </w:r>
          </w:p>
        </w:tc>
        <w:tc>
          <w:tcPr>
            <w:tcW w:w="114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D6AE4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Requirement</w:t>
            </w:r>
          </w:p>
        </w:tc>
      </w:tr>
      <w:tr w:rsidR="00FB1A17" w:rsidRPr="00FB1A17" w14:paraId="6D865EC1"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6F2A1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WF-UI-001</w:t>
            </w:r>
          </w:p>
        </w:tc>
        <w:tc>
          <w:tcPr>
            <w:tcW w:w="114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AF70C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UI shall show workflow status and step progress clearly, for example 8/12 steps complete.</w:t>
            </w:r>
          </w:p>
        </w:tc>
      </w:tr>
      <w:tr w:rsidR="00FB1A17" w:rsidRPr="00FB1A17" w14:paraId="6D3F6F3B"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EDF17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WF-UI-002</w:t>
            </w:r>
          </w:p>
        </w:tc>
        <w:tc>
          <w:tcPr>
            <w:tcW w:w="114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5677D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UI shall identify mandatory, optional, and conditional steps.</w:t>
            </w:r>
          </w:p>
        </w:tc>
      </w:tr>
      <w:tr w:rsidR="00FB1A17" w:rsidRPr="00FB1A17" w14:paraId="5AA6908D"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9B104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WF-UI-003</w:t>
            </w:r>
          </w:p>
        </w:tc>
        <w:tc>
          <w:tcPr>
            <w:tcW w:w="114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CBB9E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UI shall show blockers and waiting reasons at workflow and step level.</w:t>
            </w:r>
          </w:p>
        </w:tc>
      </w:tr>
      <w:tr w:rsidR="00FB1A17" w:rsidRPr="00FB1A17" w14:paraId="38A0DA4C"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046AA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WF-UI-004</w:t>
            </w:r>
          </w:p>
        </w:tc>
        <w:tc>
          <w:tcPr>
            <w:tcW w:w="114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7D7FE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UI shall disable Complete Workflow when required completion rules are not satisfied.</w:t>
            </w:r>
          </w:p>
        </w:tc>
      </w:tr>
      <w:tr w:rsidR="00FB1A17" w:rsidRPr="00FB1A17" w14:paraId="7CE77D55"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E3687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WF-UI-005</w:t>
            </w:r>
          </w:p>
        </w:tc>
        <w:tc>
          <w:tcPr>
            <w:tcW w:w="114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2C0C7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UI shall show missing requirements when user attempts to complete an incomplete workflow.</w:t>
            </w:r>
          </w:p>
        </w:tc>
      </w:tr>
      <w:tr w:rsidR="00FB1A17" w:rsidRPr="00FB1A17" w14:paraId="64C9280A"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C01DF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WF-UI-006</w:t>
            </w:r>
          </w:p>
        </w:tc>
        <w:tc>
          <w:tcPr>
            <w:tcW w:w="114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4B535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UI shall support Save/Resume behavior for in-progress workflows.</w:t>
            </w:r>
          </w:p>
        </w:tc>
      </w:tr>
      <w:tr w:rsidR="00FB1A17" w:rsidRPr="00FB1A17" w14:paraId="6B212716"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11F60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WF-UI-007</w:t>
            </w:r>
          </w:p>
        </w:tc>
        <w:tc>
          <w:tcPr>
            <w:tcW w:w="114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175B9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UI shall show workflow history/activity where permitted.</w:t>
            </w:r>
          </w:p>
        </w:tc>
      </w:tr>
      <w:tr w:rsidR="00FB1A17" w:rsidRPr="00FB1A17" w14:paraId="02D1B151" w14:textId="77777777">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E56D8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WF-UI-008</w:t>
            </w:r>
          </w:p>
        </w:tc>
        <w:tc>
          <w:tcPr>
            <w:tcW w:w="115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A7BB8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UI shall allow opening related service records from evidence references without making Workflow the owner of those records.</w:t>
            </w:r>
          </w:p>
        </w:tc>
      </w:tr>
    </w:tbl>
    <w:p w14:paraId="418C154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p w14:paraId="36199FD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10. Acceptance Criteria</w:t>
      </w:r>
    </w:p>
    <w:p w14:paraId="1014B69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09"/>
        <w:gridCol w:w="8631"/>
      </w:tblGrid>
      <w:tr w:rsidR="00FB1A17" w:rsidRPr="00FB1A17" w14:paraId="53180D5A"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ACC7E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ID</w:t>
            </w:r>
          </w:p>
        </w:tc>
        <w:tc>
          <w:tcPr>
            <w:tcW w:w="141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7C7EC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b/>
                <w:bCs/>
                <w:kern w:val="0"/>
                <w:sz w:val="18"/>
                <w:szCs w:val="18"/>
                <w14:ligatures w14:val="none"/>
              </w:rPr>
              <w:t>Acceptance Criteria</w:t>
            </w:r>
          </w:p>
        </w:tc>
      </w:tr>
      <w:tr w:rsidR="00FB1A17" w:rsidRPr="00FB1A17" w14:paraId="64E6A58B"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C521F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lastRenderedPageBreak/>
              <w:t>AC-001</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B4ECA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Authorized admin can create a workflow definition in Draft status.</w:t>
            </w:r>
          </w:p>
        </w:tc>
      </w:tr>
      <w:tr w:rsidR="00FB1A17" w:rsidRPr="00FB1A17" w14:paraId="61963DE5"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69A32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AC-002</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A5115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Admin can configure workflow steps with name, instructions, owner role/team, required/optional/conditional flag, and allowed actions.</w:t>
            </w:r>
          </w:p>
        </w:tc>
      </w:tr>
      <w:tr w:rsidR="00FB1A17" w:rsidRPr="00FB1A17" w14:paraId="7547440D"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D1627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AC-003</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BC4F9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Only Published workflow definitions can be used to start runtime workflow instances.</w:t>
            </w:r>
          </w:p>
        </w:tc>
      </w:tr>
      <w:tr w:rsidR="00FB1A17" w:rsidRPr="00FB1A17" w14:paraId="5267F139"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0A96E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AC-004</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4B7F8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Draft or Inactive workflow definitions cannot create new workflow instances.</w:t>
            </w:r>
          </w:p>
        </w:tc>
      </w:tr>
      <w:tr w:rsidR="00FB1A17" w:rsidRPr="00FB1A17" w14:paraId="5F0973CE"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9E04B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AC-005</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28386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Phase 1 supports only Patient Onboarding, Formal Review, and Closure Review workflows.</w:t>
            </w:r>
          </w:p>
        </w:tc>
      </w:tr>
      <w:tr w:rsidR="00FB1A17" w:rsidRPr="00FB1A17" w14:paraId="24624BAA"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AC873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AC-006</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CD347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instance can be started from API or agreed trigger for a valid patient/care plan context.</w:t>
            </w:r>
          </w:p>
        </w:tc>
      </w:tr>
      <w:tr w:rsidR="00FB1A17" w:rsidRPr="00FB1A17" w14:paraId="57BF99B7"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FD867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AC-007</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1C1E3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instance creates the configured step list from the published workflow definition.</w:t>
            </w:r>
          </w:p>
        </w:tc>
      </w:tr>
      <w:tr w:rsidR="00FB1A17" w:rsidRPr="00FB1A17" w14:paraId="610CB1E1"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78DFB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AC-008</w:t>
            </w:r>
          </w:p>
        </w:tc>
        <w:tc>
          <w:tcPr>
            <w:tcW w:w="142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2C42D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service prevents duplicate active workflow instances for the same patient, care plan, workflow type, and review/closure context where applicable.</w:t>
            </w:r>
          </w:p>
        </w:tc>
      </w:tr>
      <w:tr w:rsidR="00FB1A17" w:rsidRPr="00FB1A17" w14:paraId="0F2F5D7F"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10F01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AC-009</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D8472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User can update workflow step status based on permitted actions.</w:t>
            </w:r>
          </w:p>
        </w:tc>
      </w:tr>
      <w:tr w:rsidR="00FB1A17" w:rsidRPr="00FB1A17" w14:paraId="2D7FDC21"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2283F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AC-010</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2C6DD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Step actions such as Waiting, Blocked, Skipped, Deferred, or Cancelled require a reason/note.</w:t>
            </w:r>
          </w:p>
        </w:tc>
      </w:tr>
      <w:tr w:rsidR="00FB1A17" w:rsidRPr="00FB1A17" w14:paraId="65D1AC31"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2CA8D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AC-011</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562B8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cannot be completed when required steps are incomplete and not allowed as skipped/deferred.</w:t>
            </w:r>
          </w:p>
        </w:tc>
      </w:tr>
      <w:tr w:rsidR="00FB1A17" w:rsidRPr="00FB1A17" w14:paraId="6CF58EFB"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C7CA3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AC-012</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A46CF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Optional steps do not block workflow completion.</w:t>
            </w:r>
          </w:p>
        </w:tc>
      </w:tr>
      <w:tr w:rsidR="00FB1A17" w:rsidRPr="00FB1A17" w14:paraId="0E689910"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7B1D0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AC-013</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16954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Conditional steps apply only when configured condition is met.</w:t>
            </w:r>
          </w:p>
        </w:tc>
      </w:tr>
      <w:tr w:rsidR="00FB1A17" w:rsidRPr="00FB1A17" w14:paraId="000830E9"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C4A20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AC-014</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87B3C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User can save progress and resume workflow later.</w:t>
            </w:r>
          </w:p>
        </w:tc>
      </w:tr>
      <w:tr w:rsidR="00FB1A17" w:rsidRPr="00FB1A17" w14:paraId="7B38D87D"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4911C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AC-015</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3C6698"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User can add workflow-level and step-level notes.</w:t>
            </w:r>
          </w:p>
        </w:tc>
      </w:tr>
      <w:tr w:rsidR="00FB1A17" w:rsidRPr="00FB1A17" w14:paraId="24457EE5"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D63C9A"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AC-016</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DFD04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User can attach evidence references to workflow steps without copying source-service records.</w:t>
            </w:r>
          </w:p>
        </w:tc>
      </w:tr>
      <w:tr w:rsidR="00FB1A17" w:rsidRPr="00FB1A17" w14:paraId="0FD73D7F"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21E7E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AC-017</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C9E15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service can retrieve current status from related services when a step needs validation or review context.</w:t>
            </w:r>
          </w:p>
        </w:tc>
      </w:tr>
      <w:tr w:rsidR="00FB1A17" w:rsidRPr="00FB1A17" w14:paraId="697E16D3"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5EF80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AC-018</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5DAB3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completion generates a completion summary.</w:t>
            </w:r>
          </w:p>
        </w:tc>
      </w:tr>
      <w:tr w:rsidR="00FB1A17" w:rsidRPr="00FB1A17" w14:paraId="07449720"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3E7F2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AC-019</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A20271"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completion publishes/submits completion outcome to Care Plan Runtime.</w:t>
            </w:r>
          </w:p>
        </w:tc>
      </w:tr>
      <w:tr w:rsidR="00FB1A17" w:rsidRPr="00FB1A17" w14:paraId="0D2E80E1"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66539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AC-020</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A1545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Completed and Cancelled workflows cannot be normally edited.</w:t>
            </w:r>
          </w:p>
        </w:tc>
      </w:tr>
      <w:tr w:rsidR="00FB1A17" w:rsidRPr="00FB1A17" w14:paraId="0F800A6C"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12EC56"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AC-021</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018CB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Cancel workflow action requires reason and updates workflow status to Cancelled.</w:t>
            </w:r>
          </w:p>
        </w:tc>
      </w:tr>
      <w:tr w:rsidR="00FB1A17" w:rsidRPr="00FB1A17" w14:paraId="43FC0685"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1C7EB7"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AC-022</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36162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Dashboard/BFF can retrieve workflow queues by type, status, owner, due date, blocked, waiting, and overdue.</w:t>
            </w:r>
          </w:p>
        </w:tc>
      </w:tr>
      <w:tr w:rsidR="00FB1A17" w:rsidRPr="00FB1A17" w14:paraId="18F790FC"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92F2E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AC-023</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7E93C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PDP workbench can retrieve workflow banner, step tracker, blockers, missing requirements, CTAs, and completion readiness.</w:t>
            </w:r>
          </w:p>
        </w:tc>
      </w:tr>
      <w:tr w:rsidR="00FB1A17" w:rsidRPr="00FB1A17" w14:paraId="1E31FB10"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81D1A9"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AC-024</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55307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Dashboard queues show onboarding pending, formal review due, closure review due, blocked/waiting, overdue, and assigned workflows.</w:t>
            </w:r>
          </w:p>
        </w:tc>
      </w:tr>
      <w:tr w:rsidR="00FB1A17" w:rsidRPr="00FB1A17" w14:paraId="1476BA5A"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794B8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AC-025</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52AAFF"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visibility works through dashboard/queue pull in Phase 1 without requiring staff notifications.</w:t>
            </w:r>
          </w:p>
        </w:tc>
      </w:tr>
      <w:tr w:rsidR="00FB1A17" w:rsidRPr="00FB1A17" w14:paraId="1D7FC6B2"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D7CDA3"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AC-026</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F8AFDE"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history captures creation, assignment, step updates, notes, evidence references, completion, cancellation, actor, and timestamp.</w:t>
            </w:r>
          </w:p>
        </w:tc>
      </w:tr>
      <w:tr w:rsidR="00FB1A17" w:rsidRPr="00FB1A17" w14:paraId="77B9046C"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F6557C"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AC-027</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3A401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Role-based access controls restrict who can create, assign, update, skip, defer, block, complete, or cancel workflows.</w:t>
            </w:r>
          </w:p>
        </w:tc>
      </w:tr>
      <w:tr w:rsidR="00FB1A17" w:rsidRPr="00FB1A17" w14:paraId="2F62592A"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EB962D"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AC-028</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ED0840"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Invalid workflow or step status transitions are rejected with a clear error.</w:t>
            </w:r>
          </w:p>
        </w:tc>
      </w:tr>
      <w:tr w:rsidR="00FB1A17" w:rsidRPr="00FB1A17" w14:paraId="1DF44141"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0378E5"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AC-029</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41E4D2"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When user attempts to complete an incomplete workflow, system shows missing required steps/blockers.</w:t>
            </w:r>
          </w:p>
        </w:tc>
      </w:tr>
      <w:tr w:rsidR="00FB1A17" w:rsidRPr="00FB1A17" w14:paraId="3B1E958A"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7822EB"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AC-030</w:t>
            </w:r>
          </w:p>
        </w:tc>
        <w:tc>
          <w:tcPr>
            <w:tcW w:w="141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E07614" w14:textId="77777777" w:rsidR="00FB1A17" w:rsidRPr="00FB1A17" w:rsidRDefault="00FB1A17" w:rsidP="00FB1A17">
            <w:pPr>
              <w:spacing w:after="0" w:line="240" w:lineRule="auto"/>
              <w:rPr>
                <w:rFonts w:ascii="Calibri" w:eastAsia="Times New Roman" w:hAnsi="Calibri" w:cs="Calibri"/>
                <w:kern w:val="0"/>
                <w:sz w:val="18"/>
                <w:szCs w:val="18"/>
                <w14:ligatures w14:val="none"/>
              </w:rPr>
            </w:pPr>
            <w:r w:rsidRPr="00FB1A17">
              <w:rPr>
                <w:rFonts w:ascii="Calibri" w:eastAsia="Times New Roman" w:hAnsi="Calibri" w:cs="Calibri"/>
                <w:kern w:val="0"/>
                <w:sz w:val="18"/>
                <w:szCs w:val="18"/>
                <w14:ligatures w14:val="none"/>
              </w:rPr>
              <w:t>Workflow model can support future workflow types without changing the core workflow execution model.</w:t>
            </w:r>
          </w:p>
        </w:tc>
      </w:tr>
    </w:tbl>
    <w:p w14:paraId="368841FA" w14:textId="77777777" w:rsidR="00FB1A17" w:rsidRDefault="00FB1A17">
      <w:pPr>
        <w:rPr>
          <w:rFonts w:ascii="Calibri" w:hAnsi="Calibri" w:cs="Calibri"/>
          <w:sz w:val="18"/>
          <w:szCs w:val="18"/>
        </w:rPr>
      </w:pPr>
    </w:p>
    <w:p w14:paraId="40C12619" w14:textId="77777777" w:rsidR="0083336B" w:rsidRPr="00DB59BF" w:rsidRDefault="0083336B">
      <w:pPr>
        <w:rPr>
          <w:rFonts w:ascii="Calibri" w:hAnsi="Calibri" w:cs="Calibri"/>
          <w:b/>
          <w:bCs/>
          <w:sz w:val="21"/>
          <w:rPrChange w:id="0" w:author="Sumeet" w:date="2026-08-03T17:13:00Z" w16du:dateUtc="2026-08-03T22:13:00Z">
            <w:rPr>
              <w:rFonts w:ascii="Calibri" w:hAnsi="Calibri" w:cs="Calibri"/>
              <w:sz w:val="18"/>
              <w:szCs w:val="18"/>
            </w:rPr>
          </w:rPrChange>
        </w:rPr>
      </w:pPr>
    </w:p>
    <w:p w14:paraId="0A9818BD" w14:textId="08457080" w:rsidR="0083336B" w:rsidRPr="00DB59BF" w:rsidRDefault="0083336B" w:rsidP="0035438E">
      <w:pPr>
        <w:spacing w:after="0"/>
        <w:rPr>
          <w:ins w:id="1" w:author="Sumeet" w:date="2026-08-03T17:11:00Z" w16du:dateUtc="2026-08-03T22:11:00Z"/>
          <w:rFonts w:ascii="Calibri" w:hAnsi="Calibri" w:cs="Calibri"/>
          <w:b/>
          <w:bCs/>
          <w:sz w:val="21"/>
          <w:rPrChange w:id="2" w:author="Sumeet" w:date="2026-08-03T17:13:00Z" w16du:dateUtc="2026-08-03T22:13:00Z">
            <w:rPr>
              <w:ins w:id="3" w:author="Sumeet" w:date="2026-08-03T17:11:00Z" w16du:dateUtc="2026-08-03T22:11:00Z"/>
              <w:rFonts w:ascii="Calibri" w:hAnsi="Calibri" w:cs="Calibri"/>
              <w:sz w:val="18"/>
              <w:szCs w:val="18"/>
            </w:rPr>
          </w:rPrChange>
        </w:rPr>
        <w:pPrChange w:id="4" w:author="Sumeet" w:date="2026-08-03T17:12:00Z" w16du:dateUtc="2026-08-03T22:12:00Z">
          <w:pPr/>
        </w:pPrChange>
      </w:pPr>
      <w:r w:rsidRPr="00DB59BF">
        <w:rPr>
          <w:rFonts w:ascii="Calibri" w:hAnsi="Calibri" w:cs="Calibri"/>
          <w:b/>
          <w:bCs/>
          <w:sz w:val="21"/>
          <w:highlight w:val="yellow"/>
          <w:rPrChange w:id="5" w:author="Sumeet" w:date="2026-08-03T17:13:00Z" w16du:dateUtc="2026-08-03T22:13:00Z">
            <w:rPr>
              <w:rFonts w:ascii="Calibri" w:hAnsi="Calibri" w:cs="Calibri"/>
              <w:sz w:val="18"/>
              <w:szCs w:val="18"/>
            </w:rPr>
          </w:rPrChange>
        </w:rPr>
        <w:t>Appendix</w:t>
      </w:r>
    </w:p>
    <w:p w14:paraId="4B418224" w14:textId="1D6D95B0" w:rsidR="0083336B" w:rsidRPr="0035438E" w:rsidRDefault="00DB59BF" w:rsidP="0035438E">
      <w:pPr>
        <w:spacing w:after="0"/>
        <w:rPr>
          <w:ins w:id="6" w:author="Sumeet" w:date="2026-08-03T17:11:00Z"/>
          <w:rFonts w:ascii="Calibri" w:hAnsi="Calibri" w:cs="Calibri"/>
          <w:sz w:val="18"/>
          <w:szCs w:val="18"/>
        </w:rPr>
        <w:pPrChange w:id="7" w:author="Sumeet" w:date="2026-08-03T17:12:00Z" w16du:dateUtc="2026-08-03T22:12:00Z">
          <w:pPr/>
        </w:pPrChange>
      </w:pPr>
      <w:ins w:id="8" w:author="Sumeet" w:date="2026-08-03T17:13:00Z" w16du:dateUtc="2026-08-03T22:13:00Z">
        <w:r>
          <w:rPr>
            <w:rFonts w:ascii="Calibri" w:hAnsi="Calibri" w:cs="Calibri"/>
            <w:b/>
            <w:bCs/>
            <w:sz w:val="18"/>
            <w:szCs w:val="18"/>
          </w:rPr>
          <w:t>Consider:</w:t>
        </w:r>
      </w:ins>
    </w:p>
    <w:p w14:paraId="2B2A7DF0" w14:textId="77777777" w:rsidR="0083336B" w:rsidRPr="0035438E" w:rsidRDefault="0083336B" w:rsidP="0035438E">
      <w:pPr>
        <w:spacing w:after="0"/>
        <w:rPr>
          <w:ins w:id="9" w:author="Sumeet" w:date="2026-08-03T17:11:00Z"/>
          <w:rFonts w:ascii="Calibri" w:hAnsi="Calibri" w:cs="Calibri"/>
          <w:sz w:val="18"/>
          <w:szCs w:val="18"/>
        </w:rPr>
        <w:pPrChange w:id="10" w:author="Sumeet" w:date="2026-08-03T17:12:00Z" w16du:dateUtc="2026-08-03T22:12:00Z">
          <w:pPr/>
        </w:pPrChange>
      </w:pPr>
    </w:p>
    <w:p w14:paraId="182E3861" w14:textId="77777777" w:rsidR="0083336B" w:rsidRPr="0035438E" w:rsidRDefault="0083336B" w:rsidP="0035438E">
      <w:pPr>
        <w:numPr>
          <w:ilvl w:val="0"/>
          <w:numId w:val="1"/>
        </w:numPr>
        <w:spacing w:after="0"/>
        <w:rPr>
          <w:ins w:id="11" w:author="Sumeet" w:date="2026-08-03T17:11:00Z"/>
          <w:rFonts w:ascii="Calibri" w:hAnsi="Calibri" w:cs="Calibri"/>
          <w:sz w:val="18"/>
          <w:szCs w:val="18"/>
        </w:rPr>
        <w:pPrChange w:id="12" w:author="Sumeet" w:date="2026-08-03T17:12:00Z" w16du:dateUtc="2026-08-03T22:12:00Z">
          <w:pPr>
            <w:numPr>
              <w:numId w:val="1"/>
            </w:numPr>
            <w:tabs>
              <w:tab w:val="num" w:pos="720"/>
            </w:tabs>
            <w:ind w:left="720" w:hanging="360"/>
          </w:pPr>
        </w:pPrChange>
      </w:pPr>
      <w:ins w:id="13" w:author="Sumeet" w:date="2026-08-03T17:11:00Z">
        <w:r w:rsidRPr="0035438E">
          <w:rPr>
            <w:rFonts w:ascii="Calibri" w:hAnsi="Calibri" w:cs="Calibri"/>
            <w:sz w:val="18"/>
            <w:szCs w:val="18"/>
          </w:rPr>
          <w:t>Template and Then runtime</w:t>
        </w:r>
      </w:ins>
    </w:p>
    <w:p w14:paraId="4035B30F" w14:textId="77777777" w:rsidR="0083336B" w:rsidRPr="0035438E" w:rsidRDefault="0083336B" w:rsidP="0035438E">
      <w:pPr>
        <w:numPr>
          <w:ilvl w:val="0"/>
          <w:numId w:val="1"/>
        </w:numPr>
        <w:spacing w:after="0"/>
        <w:rPr>
          <w:ins w:id="14" w:author="Sumeet" w:date="2026-08-03T17:11:00Z"/>
          <w:rFonts w:ascii="Calibri" w:hAnsi="Calibri" w:cs="Calibri"/>
          <w:sz w:val="18"/>
          <w:szCs w:val="18"/>
        </w:rPr>
        <w:pPrChange w:id="15" w:author="Sumeet" w:date="2026-08-03T17:12:00Z" w16du:dateUtc="2026-08-03T22:12:00Z">
          <w:pPr>
            <w:numPr>
              <w:numId w:val="1"/>
            </w:numPr>
            <w:tabs>
              <w:tab w:val="num" w:pos="720"/>
            </w:tabs>
            <w:ind w:left="720" w:hanging="360"/>
          </w:pPr>
        </w:pPrChange>
      </w:pPr>
      <w:ins w:id="16" w:author="Sumeet" w:date="2026-08-03T17:11:00Z">
        <w:r w:rsidRPr="0035438E">
          <w:rPr>
            <w:rFonts w:ascii="Calibri" w:hAnsi="Calibri" w:cs="Calibri"/>
            <w:sz w:val="18"/>
            <w:szCs w:val="18"/>
          </w:rPr>
          <w:lastRenderedPageBreak/>
          <w:t>Templates:</w:t>
        </w:r>
      </w:ins>
    </w:p>
    <w:p w14:paraId="67232DC6" w14:textId="77777777" w:rsidR="0083336B" w:rsidRPr="0035438E" w:rsidRDefault="0083336B" w:rsidP="0035438E">
      <w:pPr>
        <w:numPr>
          <w:ilvl w:val="1"/>
          <w:numId w:val="1"/>
        </w:numPr>
        <w:spacing w:after="0"/>
        <w:rPr>
          <w:ins w:id="17" w:author="Sumeet" w:date="2026-08-03T17:11:00Z"/>
          <w:rFonts w:ascii="Calibri" w:hAnsi="Calibri" w:cs="Calibri"/>
          <w:sz w:val="18"/>
          <w:szCs w:val="18"/>
        </w:rPr>
        <w:pPrChange w:id="18" w:author="Sumeet" w:date="2026-08-03T17:12:00Z" w16du:dateUtc="2026-08-03T22:12:00Z">
          <w:pPr>
            <w:numPr>
              <w:ilvl w:val="1"/>
              <w:numId w:val="1"/>
            </w:numPr>
            <w:tabs>
              <w:tab w:val="num" w:pos="1440"/>
            </w:tabs>
            <w:ind w:left="1440" w:hanging="360"/>
          </w:pPr>
        </w:pPrChange>
      </w:pPr>
      <w:ins w:id="19" w:author="Sumeet" w:date="2026-08-03T17:11:00Z">
        <w:r w:rsidRPr="0035438E">
          <w:rPr>
            <w:rFonts w:ascii="Calibri" w:hAnsi="Calibri" w:cs="Calibri"/>
            <w:sz w:val="18"/>
            <w:szCs w:val="18"/>
          </w:rPr>
          <w:t>These are at Org level</w:t>
        </w:r>
      </w:ins>
    </w:p>
    <w:p w14:paraId="4B9FF147" w14:textId="77777777" w:rsidR="0083336B" w:rsidRPr="0035438E" w:rsidRDefault="0083336B" w:rsidP="0035438E">
      <w:pPr>
        <w:numPr>
          <w:ilvl w:val="1"/>
          <w:numId w:val="1"/>
        </w:numPr>
        <w:spacing w:after="0"/>
        <w:rPr>
          <w:ins w:id="20" w:author="Sumeet" w:date="2026-08-03T17:11:00Z"/>
          <w:rFonts w:ascii="Calibri" w:hAnsi="Calibri" w:cs="Calibri"/>
          <w:sz w:val="18"/>
          <w:szCs w:val="18"/>
        </w:rPr>
        <w:pPrChange w:id="21" w:author="Sumeet" w:date="2026-08-03T17:12:00Z" w16du:dateUtc="2026-08-03T22:12:00Z">
          <w:pPr>
            <w:numPr>
              <w:ilvl w:val="1"/>
              <w:numId w:val="1"/>
            </w:numPr>
            <w:tabs>
              <w:tab w:val="num" w:pos="1440"/>
            </w:tabs>
            <w:ind w:left="1440" w:hanging="360"/>
          </w:pPr>
        </w:pPrChange>
      </w:pPr>
      <w:ins w:id="22" w:author="Sumeet" w:date="2026-08-03T17:11:00Z">
        <w:r w:rsidRPr="0035438E">
          <w:rPr>
            <w:rFonts w:ascii="Calibri" w:hAnsi="Calibri" w:cs="Calibri"/>
            <w:sz w:val="18"/>
            <w:szCs w:val="18"/>
          </w:rPr>
          <w:t>These are for a Care Plan. So instructions for one care plan will be different for another care plan for same org.</w:t>
        </w:r>
      </w:ins>
    </w:p>
    <w:p w14:paraId="51F7FD4B" w14:textId="77777777" w:rsidR="0083336B" w:rsidRPr="0035438E" w:rsidRDefault="0083336B" w:rsidP="0035438E">
      <w:pPr>
        <w:numPr>
          <w:ilvl w:val="1"/>
          <w:numId w:val="1"/>
        </w:numPr>
        <w:spacing w:after="0"/>
        <w:rPr>
          <w:ins w:id="23" w:author="Sumeet" w:date="2026-08-03T17:11:00Z"/>
          <w:rFonts w:ascii="Calibri" w:hAnsi="Calibri" w:cs="Calibri"/>
          <w:sz w:val="18"/>
          <w:szCs w:val="18"/>
        </w:rPr>
        <w:pPrChange w:id="24" w:author="Sumeet" w:date="2026-08-03T17:12:00Z" w16du:dateUtc="2026-08-03T22:12:00Z">
          <w:pPr>
            <w:numPr>
              <w:ilvl w:val="1"/>
              <w:numId w:val="1"/>
            </w:numPr>
            <w:tabs>
              <w:tab w:val="num" w:pos="1440"/>
            </w:tabs>
            <w:ind w:left="1440" w:hanging="360"/>
          </w:pPr>
        </w:pPrChange>
      </w:pPr>
      <w:ins w:id="25" w:author="Sumeet" w:date="2026-08-03T17:11:00Z">
        <w:r w:rsidRPr="0035438E">
          <w:rPr>
            <w:rFonts w:ascii="Calibri" w:hAnsi="Calibri" w:cs="Calibri"/>
            <w:sz w:val="18"/>
            <w:szCs w:val="18"/>
          </w:rPr>
          <w:t>We should be able to create at Platform level and create default for all orgs. This will help them copy, reuse.</w:t>
        </w:r>
      </w:ins>
    </w:p>
    <w:p w14:paraId="31BD118B" w14:textId="77777777" w:rsidR="0083336B" w:rsidRPr="0035438E" w:rsidRDefault="0083336B" w:rsidP="0035438E">
      <w:pPr>
        <w:numPr>
          <w:ilvl w:val="1"/>
          <w:numId w:val="1"/>
        </w:numPr>
        <w:spacing w:after="0"/>
        <w:rPr>
          <w:ins w:id="26" w:author="Sumeet" w:date="2026-08-03T17:11:00Z"/>
          <w:rFonts w:ascii="Calibri" w:hAnsi="Calibri" w:cs="Calibri"/>
          <w:sz w:val="18"/>
          <w:szCs w:val="18"/>
        </w:rPr>
        <w:pPrChange w:id="27" w:author="Sumeet" w:date="2026-08-03T17:12:00Z" w16du:dateUtc="2026-08-03T22:12:00Z">
          <w:pPr>
            <w:numPr>
              <w:ilvl w:val="1"/>
              <w:numId w:val="1"/>
            </w:numPr>
            <w:tabs>
              <w:tab w:val="num" w:pos="1440"/>
            </w:tabs>
            <w:ind w:left="1440" w:hanging="360"/>
          </w:pPr>
        </w:pPrChange>
      </w:pPr>
      <w:ins w:id="28" w:author="Sumeet" w:date="2026-08-03T17:11:00Z">
        <w:r w:rsidRPr="0035438E">
          <w:rPr>
            <w:rFonts w:ascii="Calibri" w:hAnsi="Calibri" w:cs="Calibri"/>
            <w:sz w:val="18"/>
            <w:szCs w:val="18"/>
          </w:rPr>
          <w:t>Linked Action is a metadata which is essentially screen we load or manual - if no screen.</w:t>
        </w:r>
      </w:ins>
    </w:p>
    <w:p w14:paraId="3D56DF88" w14:textId="77777777" w:rsidR="0083336B" w:rsidRPr="0035438E" w:rsidRDefault="0083336B" w:rsidP="0035438E">
      <w:pPr>
        <w:numPr>
          <w:ilvl w:val="1"/>
          <w:numId w:val="1"/>
        </w:numPr>
        <w:spacing w:after="0"/>
        <w:rPr>
          <w:ins w:id="29" w:author="Sumeet" w:date="2026-08-03T17:11:00Z"/>
          <w:rFonts w:ascii="Calibri" w:hAnsi="Calibri" w:cs="Calibri"/>
          <w:sz w:val="18"/>
          <w:szCs w:val="18"/>
        </w:rPr>
        <w:pPrChange w:id="30" w:author="Sumeet" w:date="2026-08-03T17:12:00Z" w16du:dateUtc="2026-08-03T22:12:00Z">
          <w:pPr>
            <w:numPr>
              <w:ilvl w:val="1"/>
              <w:numId w:val="1"/>
            </w:numPr>
            <w:tabs>
              <w:tab w:val="num" w:pos="1440"/>
            </w:tabs>
            <w:ind w:left="1440" w:hanging="360"/>
          </w:pPr>
        </w:pPrChange>
      </w:pPr>
      <w:ins w:id="31" w:author="Sumeet" w:date="2026-08-03T17:11:00Z">
        <w:r w:rsidRPr="0035438E">
          <w:rPr>
            <w:rFonts w:ascii="Calibri" w:hAnsi="Calibri" w:cs="Calibri"/>
            <w:sz w:val="18"/>
            <w:szCs w:val="18"/>
          </w:rPr>
          <w:t>We will have two level for clean grouping</w:t>
        </w:r>
      </w:ins>
    </w:p>
    <w:p w14:paraId="48CA3CAC" w14:textId="77777777" w:rsidR="0083336B" w:rsidRPr="0035438E" w:rsidRDefault="0083336B" w:rsidP="0035438E">
      <w:pPr>
        <w:numPr>
          <w:ilvl w:val="2"/>
          <w:numId w:val="1"/>
        </w:numPr>
        <w:spacing w:after="0"/>
        <w:rPr>
          <w:ins w:id="32" w:author="Sumeet" w:date="2026-08-03T17:11:00Z"/>
          <w:rFonts w:ascii="Calibri" w:hAnsi="Calibri" w:cs="Calibri"/>
          <w:sz w:val="18"/>
          <w:szCs w:val="18"/>
        </w:rPr>
        <w:pPrChange w:id="33" w:author="Sumeet" w:date="2026-08-03T17:12:00Z" w16du:dateUtc="2026-08-03T22:12:00Z">
          <w:pPr>
            <w:numPr>
              <w:ilvl w:val="2"/>
              <w:numId w:val="1"/>
            </w:numPr>
            <w:tabs>
              <w:tab w:val="num" w:pos="2160"/>
            </w:tabs>
            <w:ind w:left="2160" w:hanging="360"/>
          </w:pPr>
        </w:pPrChange>
      </w:pPr>
      <w:ins w:id="34" w:author="Sumeet" w:date="2026-08-03T17:11:00Z">
        <w:r w:rsidRPr="0035438E">
          <w:rPr>
            <w:rFonts w:ascii="Calibri" w:hAnsi="Calibri" w:cs="Calibri"/>
            <w:sz w:val="18"/>
            <w:szCs w:val="18"/>
          </w:rPr>
          <w:t>Workflow Step and beneath it Checklist</w:t>
        </w:r>
      </w:ins>
    </w:p>
    <w:p w14:paraId="11866B47" w14:textId="77777777" w:rsidR="0083336B" w:rsidRPr="0035438E" w:rsidRDefault="0083336B" w:rsidP="0035438E">
      <w:pPr>
        <w:numPr>
          <w:ilvl w:val="0"/>
          <w:numId w:val="1"/>
        </w:numPr>
        <w:spacing w:after="0"/>
        <w:rPr>
          <w:ins w:id="35" w:author="Sumeet" w:date="2026-08-03T17:11:00Z"/>
          <w:rFonts w:ascii="Calibri" w:hAnsi="Calibri" w:cs="Calibri"/>
          <w:sz w:val="18"/>
          <w:szCs w:val="18"/>
        </w:rPr>
        <w:pPrChange w:id="36" w:author="Sumeet" w:date="2026-08-03T17:12:00Z" w16du:dateUtc="2026-08-03T22:12:00Z">
          <w:pPr>
            <w:numPr>
              <w:numId w:val="1"/>
            </w:numPr>
            <w:tabs>
              <w:tab w:val="num" w:pos="720"/>
            </w:tabs>
            <w:ind w:left="720" w:hanging="360"/>
          </w:pPr>
        </w:pPrChange>
      </w:pPr>
      <w:ins w:id="37" w:author="Sumeet" w:date="2026-08-03T17:11:00Z">
        <w:r w:rsidRPr="0035438E">
          <w:rPr>
            <w:rFonts w:ascii="Calibri" w:hAnsi="Calibri" w:cs="Calibri"/>
            <w:sz w:val="18"/>
            <w:szCs w:val="18"/>
          </w:rPr>
          <w:t>Runtime</w:t>
        </w:r>
      </w:ins>
    </w:p>
    <w:p w14:paraId="6CCE3FA2" w14:textId="77777777" w:rsidR="0083336B" w:rsidRPr="0035438E" w:rsidRDefault="0083336B" w:rsidP="0035438E">
      <w:pPr>
        <w:numPr>
          <w:ilvl w:val="1"/>
          <w:numId w:val="2"/>
        </w:numPr>
        <w:spacing w:after="0"/>
        <w:rPr>
          <w:ins w:id="38" w:author="Sumeet" w:date="2026-08-03T17:11:00Z"/>
          <w:rFonts w:ascii="Calibri" w:hAnsi="Calibri" w:cs="Calibri"/>
          <w:sz w:val="18"/>
          <w:szCs w:val="18"/>
        </w:rPr>
        <w:pPrChange w:id="39" w:author="Sumeet" w:date="2026-08-03T17:12:00Z" w16du:dateUtc="2026-08-03T22:12:00Z">
          <w:pPr>
            <w:numPr>
              <w:ilvl w:val="1"/>
              <w:numId w:val="2"/>
            </w:numPr>
            <w:tabs>
              <w:tab w:val="num" w:pos="1440"/>
            </w:tabs>
            <w:ind w:left="1440" w:hanging="360"/>
          </w:pPr>
        </w:pPrChange>
      </w:pPr>
      <w:ins w:id="40" w:author="Sumeet" w:date="2026-08-03T17:11:00Z">
        <w:r w:rsidRPr="0035438E">
          <w:rPr>
            <w:rFonts w:ascii="Calibri" w:hAnsi="Calibri" w:cs="Calibri"/>
            <w:sz w:val="18"/>
            <w:szCs w:val="18"/>
          </w:rPr>
          <w:t>What doc I shared but make sure these fields are covered there or used.</w:t>
        </w:r>
      </w:ins>
    </w:p>
    <w:p w14:paraId="23BF3C2B" w14:textId="77777777" w:rsidR="0083336B" w:rsidRPr="0035438E" w:rsidRDefault="0083336B" w:rsidP="0035438E">
      <w:pPr>
        <w:spacing w:after="0"/>
        <w:rPr>
          <w:ins w:id="41" w:author="Sumeet" w:date="2026-08-03T17:11:00Z"/>
          <w:rFonts w:ascii="Calibri" w:hAnsi="Calibri" w:cs="Calibri"/>
          <w:sz w:val="18"/>
          <w:szCs w:val="18"/>
        </w:rPr>
        <w:pPrChange w:id="42" w:author="Sumeet" w:date="2026-08-03T17:12:00Z" w16du:dateUtc="2026-08-03T22:12:00Z">
          <w:pPr/>
        </w:pPrChange>
      </w:pPr>
    </w:p>
    <w:p w14:paraId="7A73F30B" w14:textId="77777777" w:rsidR="0083336B" w:rsidRPr="0035438E" w:rsidRDefault="0083336B" w:rsidP="0035438E">
      <w:pPr>
        <w:spacing w:after="0"/>
        <w:rPr>
          <w:ins w:id="43" w:author="Sumeet" w:date="2026-08-03T17:11:00Z"/>
          <w:rFonts w:ascii="Calibri" w:hAnsi="Calibri" w:cs="Calibri"/>
          <w:sz w:val="18"/>
          <w:szCs w:val="18"/>
        </w:rPr>
        <w:pPrChange w:id="44" w:author="Sumeet" w:date="2026-08-03T17:12:00Z" w16du:dateUtc="2026-08-03T22:12:00Z">
          <w:pPr/>
        </w:pPrChange>
      </w:pPr>
      <w:ins w:id="45" w:author="Sumeet" w:date="2026-08-03T17:11:00Z">
        <w:r w:rsidRPr="0035438E">
          <w:rPr>
            <w:rFonts w:ascii="Calibri" w:hAnsi="Calibri" w:cs="Calibri"/>
            <w:b/>
            <w:bCs/>
            <w:sz w:val="18"/>
            <w:szCs w:val="18"/>
          </w:rPr>
          <w:t>Admin UI Requirements:</w:t>
        </w:r>
      </w:ins>
    </w:p>
    <w:p w14:paraId="4D3FDA64" w14:textId="77777777" w:rsidR="0083336B" w:rsidRPr="0035438E" w:rsidRDefault="0083336B" w:rsidP="0035438E">
      <w:pPr>
        <w:spacing w:after="0"/>
        <w:rPr>
          <w:ins w:id="46" w:author="Sumeet" w:date="2026-08-03T17:11:00Z"/>
          <w:rFonts w:ascii="Calibri" w:hAnsi="Calibri" w:cs="Calibri"/>
          <w:sz w:val="18"/>
          <w:szCs w:val="18"/>
        </w:rPr>
        <w:pPrChange w:id="47" w:author="Sumeet" w:date="2026-08-03T17:12:00Z" w16du:dateUtc="2026-08-03T22:12:00Z">
          <w:pPr/>
        </w:pPrChange>
      </w:pPr>
    </w:p>
    <w:p w14:paraId="25AA0FA9" w14:textId="77777777" w:rsidR="0083336B" w:rsidRPr="0035438E" w:rsidRDefault="0083336B" w:rsidP="0035438E">
      <w:pPr>
        <w:spacing w:after="0"/>
        <w:rPr>
          <w:ins w:id="48" w:author="Sumeet" w:date="2026-08-03T17:11:00Z"/>
          <w:rFonts w:ascii="Calibri" w:hAnsi="Calibri" w:cs="Calibri"/>
          <w:sz w:val="18"/>
          <w:szCs w:val="18"/>
        </w:rPr>
        <w:pPrChange w:id="49" w:author="Sumeet" w:date="2026-08-03T17:12:00Z" w16du:dateUtc="2026-08-03T22:12:00Z">
          <w:pPr/>
        </w:pPrChange>
      </w:pPr>
      <w:ins w:id="50" w:author="Sumeet" w:date="2026-08-03T17:11:00Z">
        <w:r w:rsidRPr="0035438E">
          <w:rPr>
            <w:rFonts w:ascii="Calibri" w:hAnsi="Calibri" w:cs="Calibri"/>
            <w:b/>
            <w:bCs/>
            <w:sz w:val="18"/>
            <w:szCs w:val="18"/>
          </w:rPr>
          <w:t>Top of screen:</w:t>
        </w:r>
      </w:ins>
    </w:p>
    <w:p w14:paraId="08279E5D" w14:textId="77777777" w:rsidR="0083336B" w:rsidRPr="0035438E" w:rsidRDefault="0083336B" w:rsidP="0035438E">
      <w:pPr>
        <w:spacing w:after="0"/>
        <w:rPr>
          <w:ins w:id="51" w:author="Sumeet" w:date="2026-08-03T17:11:00Z"/>
          <w:rFonts w:ascii="Calibri" w:hAnsi="Calibri" w:cs="Calibri"/>
          <w:sz w:val="18"/>
          <w:szCs w:val="18"/>
        </w:rPr>
        <w:pPrChange w:id="52" w:author="Sumeet" w:date="2026-08-03T17:12:00Z" w16du:dateUtc="2026-08-03T22:12:00Z">
          <w:pPr/>
        </w:pPrChange>
      </w:pPr>
      <w:ins w:id="53" w:author="Sumeet" w:date="2026-08-03T17:11:00Z">
        <w:r w:rsidRPr="0035438E">
          <w:rPr>
            <w:rFonts w:ascii="Calibri" w:hAnsi="Calibri" w:cs="Calibri"/>
            <w:sz w:val="18"/>
            <w:szCs w:val="18"/>
          </w:rPr>
          <w:t>We need these fields to create for multiple options.</w:t>
        </w:r>
      </w:ins>
    </w:p>
    <w:p w14:paraId="72F312B3" w14:textId="77777777" w:rsidR="0083336B" w:rsidRPr="0035438E" w:rsidRDefault="0083336B" w:rsidP="0035438E">
      <w:pPr>
        <w:spacing w:after="0"/>
        <w:rPr>
          <w:ins w:id="54" w:author="Sumeet" w:date="2026-08-03T17:11:00Z"/>
          <w:rFonts w:ascii="Calibri" w:hAnsi="Calibri" w:cs="Calibri"/>
          <w:sz w:val="18"/>
          <w:szCs w:val="18"/>
        </w:rPr>
        <w:pPrChange w:id="55" w:author="Sumeet" w:date="2026-08-03T17:12:00Z" w16du:dateUtc="2026-08-03T22:12:00Z">
          <w:pPr/>
        </w:pPrChange>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483"/>
        <w:gridCol w:w="3649"/>
      </w:tblGrid>
      <w:tr w:rsidR="0083336B" w:rsidRPr="0035438E" w14:paraId="59F13B88" w14:textId="77777777">
        <w:trPr>
          <w:ins w:id="56" w:author="Sumeet" w:date="2026-08-03T17:11:00Z"/>
        </w:trPr>
        <w:tc>
          <w:tcPr>
            <w:tcW w:w="2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150B7" w14:textId="77777777" w:rsidR="0083336B" w:rsidRPr="0035438E" w:rsidRDefault="0083336B" w:rsidP="0035438E">
            <w:pPr>
              <w:spacing w:after="0"/>
              <w:rPr>
                <w:ins w:id="57" w:author="Sumeet" w:date="2026-08-03T17:11:00Z"/>
                <w:rFonts w:ascii="Calibri" w:hAnsi="Calibri" w:cs="Calibri"/>
                <w:sz w:val="18"/>
                <w:szCs w:val="18"/>
              </w:rPr>
              <w:pPrChange w:id="58" w:author="Sumeet" w:date="2026-08-03T17:12:00Z" w16du:dateUtc="2026-08-03T22:12:00Z">
                <w:pPr/>
              </w:pPrChange>
            </w:pPr>
            <w:ins w:id="59" w:author="Sumeet" w:date="2026-08-03T17:11:00Z">
              <w:r w:rsidRPr="0035438E">
                <w:rPr>
                  <w:rFonts w:ascii="Calibri" w:hAnsi="Calibri" w:cs="Calibri"/>
                  <w:b/>
                  <w:bCs/>
                  <w:sz w:val="18"/>
                  <w:szCs w:val="18"/>
                </w:rPr>
                <w:t>Field</w:t>
              </w:r>
            </w:ins>
          </w:p>
        </w:tc>
        <w:tc>
          <w:tcPr>
            <w:tcW w:w="3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2267B5" w14:textId="77777777" w:rsidR="0083336B" w:rsidRPr="0035438E" w:rsidRDefault="0083336B" w:rsidP="0035438E">
            <w:pPr>
              <w:spacing w:after="0"/>
              <w:rPr>
                <w:ins w:id="60" w:author="Sumeet" w:date="2026-08-03T17:11:00Z"/>
                <w:rFonts w:ascii="Calibri" w:hAnsi="Calibri" w:cs="Calibri"/>
                <w:sz w:val="18"/>
                <w:szCs w:val="18"/>
              </w:rPr>
              <w:pPrChange w:id="61" w:author="Sumeet" w:date="2026-08-03T17:12:00Z" w16du:dateUtc="2026-08-03T22:12:00Z">
                <w:pPr/>
              </w:pPrChange>
            </w:pPr>
            <w:ins w:id="62" w:author="Sumeet" w:date="2026-08-03T17:11:00Z">
              <w:r w:rsidRPr="0035438E">
                <w:rPr>
                  <w:rFonts w:ascii="Calibri" w:hAnsi="Calibri" w:cs="Calibri"/>
                  <w:b/>
                  <w:bCs/>
                  <w:sz w:val="18"/>
                  <w:szCs w:val="18"/>
                </w:rPr>
                <w:t>Purpose</w:t>
              </w:r>
            </w:ins>
          </w:p>
        </w:tc>
      </w:tr>
      <w:tr w:rsidR="0083336B" w:rsidRPr="0035438E" w14:paraId="2BD9BBC0" w14:textId="77777777">
        <w:trPr>
          <w:ins w:id="63" w:author="Sumeet" w:date="2026-08-03T17:11:00Z"/>
        </w:trPr>
        <w:tc>
          <w:tcPr>
            <w:tcW w:w="2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85B3C4" w14:textId="77777777" w:rsidR="0083336B" w:rsidRPr="0035438E" w:rsidRDefault="0083336B" w:rsidP="0035438E">
            <w:pPr>
              <w:spacing w:after="0"/>
              <w:rPr>
                <w:ins w:id="64" w:author="Sumeet" w:date="2026-08-03T17:11:00Z"/>
                <w:rFonts w:ascii="Calibri" w:hAnsi="Calibri" w:cs="Calibri"/>
                <w:sz w:val="18"/>
                <w:szCs w:val="18"/>
              </w:rPr>
            </w:pPr>
            <w:ins w:id="65" w:author="Sumeet" w:date="2026-08-03T17:11:00Z">
              <w:r w:rsidRPr="0035438E">
                <w:rPr>
                  <w:rFonts w:ascii="Calibri" w:hAnsi="Calibri" w:cs="Calibri"/>
                  <w:sz w:val="18"/>
                  <w:szCs w:val="18"/>
                </w:rPr>
                <w:t>Hospital / Clinic</w:t>
              </w:r>
            </w:ins>
          </w:p>
        </w:tc>
        <w:tc>
          <w:tcPr>
            <w:tcW w:w="3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4E2B24" w14:textId="77777777" w:rsidR="0083336B" w:rsidRPr="0035438E" w:rsidRDefault="0083336B" w:rsidP="0035438E">
            <w:pPr>
              <w:spacing w:after="0"/>
              <w:rPr>
                <w:ins w:id="66" w:author="Sumeet" w:date="2026-08-03T17:11:00Z"/>
                <w:rFonts w:ascii="Calibri" w:hAnsi="Calibri" w:cs="Calibri"/>
                <w:sz w:val="18"/>
                <w:szCs w:val="18"/>
              </w:rPr>
            </w:pPr>
            <w:ins w:id="67" w:author="Sumeet" w:date="2026-08-03T17:11:00Z">
              <w:r w:rsidRPr="0035438E">
                <w:rPr>
                  <w:rFonts w:ascii="Calibri" w:hAnsi="Calibri" w:cs="Calibri"/>
                  <w:sz w:val="18"/>
                  <w:szCs w:val="18"/>
                </w:rPr>
                <w:t>Current org</w:t>
              </w:r>
            </w:ins>
          </w:p>
        </w:tc>
      </w:tr>
      <w:tr w:rsidR="0083336B" w:rsidRPr="0035438E" w14:paraId="73904CBA" w14:textId="77777777">
        <w:trPr>
          <w:ins w:id="68" w:author="Sumeet" w:date="2026-08-03T17:11:00Z"/>
        </w:trPr>
        <w:tc>
          <w:tcPr>
            <w:tcW w:w="24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48D04" w14:textId="77777777" w:rsidR="0083336B" w:rsidRPr="0035438E" w:rsidRDefault="0083336B" w:rsidP="0035438E">
            <w:pPr>
              <w:spacing w:after="0"/>
              <w:rPr>
                <w:ins w:id="69" w:author="Sumeet" w:date="2026-08-03T17:11:00Z"/>
                <w:rFonts w:ascii="Calibri" w:hAnsi="Calibri" w:cs="Calibri"/>
                <w:sz w:val="18"/>
                <w:szCs w:val="18"/>
              </w:rPr>
            </w:pPr>
            <w:ins w:id="70" w:author="Sumeet" w:date="2026-08-03T17:11:00Z">
              <w:r w:rsidRPr="0035438E">
                <w:rPr>
                  <w:rFonts w:ascii="Calibri" w:hAnsi="Calibri" w:cs="Calibri"/>
                  <w:sz w:val="18"/>
                  <w:szCs w:val="18"/>
                </w:rPr>
                <w:t>Program / Package Type</w:t>
              </w:r>
            </w:ins>
          </w:p>
        </w:tc>
        <w:tc>
          <w:tcPr>
            <w:tcW w:w="3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2AB3E" w14:textId="77777777" w:rsidR="0083336B" w:rsidRPr="0035438E" w:rsidRDefault="0083336B" w:rsidP="0035438E">
            <w:pPr>
              <w:spacing w:after="0"/>
              <w:rPr>
                <w:ins w:id="71" w:author="Sumeet" w:date="2026-08-03T17:11:00Z"/>
                <w:rFonts w:ascii="Calibri" w:hAnsi="Calibri" w:cs="Calibri"/>
                <w:sz w:val="18"/>
                <w:szCs w:val="18"/>
              </w:rPr>
            </w:pPr>
            <w:ins w:id="72" w:author="Sumeet" w:date="2026-08-03T17:11:00Z">
              <w:r w:rsidRPr="0035438E">
                <w:rPr>
                  <w:rFonts w:ascii="Calibri" w:hAnsi="Calibri" w:cs="Calibri"/>
                  <w:sz w:val="18"/>
                  <w:szCs w:val="18"/>
                </w:rPr>
                <w:t>Chronic / Wellness / Post-Op / etc.</w:t>
              </w:r>
            </w:ins>
          </w:p>
        </w:tc>
      </w:tr>
      <w:tr w:rsidR="0083336B" w:rsidRPr="0035438E" w14:paraId="4A8C3DA3" w14:textId="77777777">
        <w:trPr>
          <w:ins w:id="73" w:author="Sumeet" w:date="2026-08-03T17:11:00Z"/>
        </w:trPr>
        <w:tc>
          <w:tcPr>
            <w:tcW w:w="2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DC684C" w14:textId="77777777" w:rsidR="0083336B" w:rsidRPr="0035438E" w:rsidRDefault="0083336B" w:rsidP="0035438E">
            <w:pPr>
              <w:spacing w:after="0"/>
              <w:rPr>
                <w:ins w:id="74" w:author="Sumeet" w:date="2026-08-03T17:11:00Z"/>
                <w:rFonts w:ascii="Calibri" w:hAnsi="Calibri" w:cs="Calibri"/>
                <w:sz w:val="18"/>
                <w:szCs w:val="18"/>
              </w:rPr>
            </w:pPr>
            <w:ins w:id="75" w:author="Sumeet" w:date="2026-08-03T17:11:00Z">
              <w:r w:rsidRPr="0035438E">
                <w:rPr>
                  <w:rFonts w:ascii="Calibri" w:hAnsi="Calibri" w:cs="Calibri"/>
                  <w:sz w:val="18"/>
                  <w:szCs w:val="18"/>
                </w:rPr>
                <w:t>Condition</w:t>
              </w:r>
            </w:ins>
          </w:p>
        </w:tc>
        <w:tc>
          <w:tcPr>
            <w:tcW w:w="36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99CE4C" w14:textId="77777777" w:rsidR="0083336B" w:rsidRPr="0035438E" w:rsidRDefault="0083336B" w:rsidP="0035438E">
            <w:pPr>
              <w:spacing w:after="0"/>
              <w:rPr>
                <w:ins w:id="76" w:author="Sumeet" w:date="2026-08-03T17:11:00Z"/>
                <w:rFonts w:ascii="Calibri" w:hAnsi="Calibri" w:cs="Calibri"/>
                <w:sz w:val="18"/>
                <w:szCs w:val="18"/>
              </w:rPr>
            </w:pPr>
            <w:ins w:id="77" w:author="Sumeet" w:date="2026-08-03T17:11:00Z">
              <w:r w:rsidRPr="0035438E">
                <w:rPr>
                  <w:rFonts w:ascii="Calibri" w:hAnsi="Calibri" w:cs="Calibri"/>
                  <w:sz w:val="18"/>
                  <w:szCs w:val="18"/>
                </w:rPr>
                <w:t>Optional; Diabetes, Hypertension, etc.</w:t>
              </w:r>
            </w:ins>
          </w:p>
        </w:tc>
      </w:tr>
      <w:tr w:rsidR="0083336B" w:rsidRPr="0035438E" w14:paraId="36E3698C" w14:textId="77777777">
        <w:trPr>
          <w:ins w:id="78" w:author="Sumeet" w:date="2026-08-03T17:11:00Z"/>
        </w:trPr>
        <w:tc>
          <w:tcPr>
            <w:tcW w:w="2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256292" w14:textId="77777777" w:rsidR="0083336B" w:rsidRPr="0035438E" w:rsidRDefault="0083336B" w:rsidP="0035438E">
            <w:pPr>
              <w:spacing w:after="0"/>
              <w:rPr>
                <w:ins w:id="79" w:author="Sumeet" w:date="2026-08-03T17:11:00Z"/>
                <w:rFonts w:ascii="Calibri" w:hAnsi="Calibri" w:cs="Calibri"/>
                <w:sz w:val="18"/>
                <w:szCs w:val="18"/>
              </w:rPr>
            </w:pPr>
            <w:ins w:id="80" w:author="Sumeet" w:date="2026-08-03T17:11:00Z">
              <w:r w:rsidRPr="0035438E">
                <w:rPr>
                  <w:rFonts w:ascii="Calibri" w:hAnsi="Calibri" w:cs="Calibri"/>
                  <w:sz w:val="18"/>
                  <w:szCs w:val="18"/>
                </w:rPr>
                <w:t>Workflow Stage</w:t>
              </w:r>
            </w:ins>
          </w:p>
        </w:tc>
        <w:tc>
          <w:tcPr>
            <w:tcW w:w="36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43320A" w14:textId="77777777" w:rsidR="0083336B" w:rsidRPr="0035438E" w:rsidRDefault="0083336B" w:rsidP="0035438E">
            <w:pPr>
              <w:spacing w:after="0"/>
              <w:rPr>
                <w:ins w:id="81" w:author="Sumeet" w:date="2026-08-03T17:11:00Z"/>
                <w:rFonts w:ascii="Calibri" w:hAnsi="Calibri" w:cs="Calibri"/>
                <w:sz w:val="18"/>
                <w:szCs w:val="18"/>
              </w:rPr>
            </w:pPr>
            <w:ins w:id="82" w:author="Sumeet" w:date="2026-08-03T17:11:00Z">
              <w:r w:rsidRPr="0035438E">
                <w:rPr>
                  <w:rFonts w:ascii="Calibri" w:hAnsi="Calibri" w:cs="Calibri"/>
                  <w:sz w:val="18"/>
                  <w:szCs w:val="18"/>
                </w:rPr>
                <w:t>Onboarding / Formal Review / Closure</w:t>
              </w:r>
            </w:ins>
          </w:p>
        </w:tc>
      </w:tr>
      <w:tr w:rsidR="0083336B" w:rsidRPr="0035438E" w14:paraId="5A25DCF5" w14:textId="77777777">
        <w:trPr>
          <w:ins w:id="83" w:author="Sumeet" w:date="2026-08-03T17:11:00Z"/>
        </w:trPr>
        <w:tc>
          <w:tcPr>
            <w:tcW w:w="2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5502E0" w14:textId="77777777" w:rsidR="0083336B" w:rsidRPr="0035438E" w:rsidRDefault="0083336B" w:rsidP="0035438E">
            <w:pPr>
              <w:spacing w:after="0"/>
              <w:rPr>
                <w:ins w:id="84" w:author="Sumeet" w:date="2026-08-03T17:11:00Z"/>
                <w:rFonts w:ascii="Calibri" w:hAnsi="Calibri" w:cs="Calibri"/>
                <w:sz w:val="18"/>
                <w:szCs w:val="18"/>
              </w:rPr>
            </w:pPr>
            <w:ins w:id="85" w:author="Sumeet" w:date="2026-08-03T17:11:00Z">
              <w:r w:rsidRPr="0035438E">
                <w:rPr>
                  <w:rFonts w:ascii="Calibri" w:hAnsi="Calibri" w:cs="Calibri"/>
                  <w:sz w:val="18"/>
                  <w:szCs w:val="18"/>
                </w:rPr>
                <w:t>Configuration Status</w:t>
              </w:r>
            </w:ins>
          </w:p>
        </w:tc>
        <w:tc>
          <w:tcPr>
            <w:tcW w:w="3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5C39E5" w14:textId="77777777" w:rsidR="0083336B" w:rsidRPr="0035438E" w:rsidRDefault="0083336B" w:rsidP="0035438E">
            <w:pPr>
              <w:spacing w:after="0"/>
              <w:rPr>
                <w:ins w:id="86" w:author="Sumeet" w:date="2026-08-03T17:11:00Z"/>
                <w:rFonts w:ascii="Calibri" w:hAnsi="Calibri" w:cs="Calibri"/>
                <w:sz w:val="18"/>
                <w:szCs w:val="18"/>
              </w:rPr>
            </w:pPr>
            <w:ins w:id="87" w:author="Sumeet" w:date="2026-08-03T17:11:00Z">
              <w:r w:rsidRPr="0035438E">
                <w:rPr>
                  <w:rFonts w:ascii="Calibri" w:hAnsi="Calibri" w:cs="Calibri"/>
                  <w:sz w:val="18"/>
                  <w:szCs w:val="18"/>
                </w:rPr>
                <w:t>Draft / Published</w:t>
              </w:r>
            </w:ins>
          </w:p>
        </w:tc>
      </w:tr>
      <w:tr w:rsidR="0083336B" w:rsidRPr="0035438E" w14:paraId="2F500372" w14:textId="77777777">
        <w:trPr>
          <w:ins w:id="88" w:author="Sumeet" w:date="2026-08-03T17:11:00Z"/>
        </w:trPr>
        <w:tc>
          <w:tcPr>
            <w:tcW w:w="2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9A89E1" w14:textId="77777777" w:rsidR="0083336B" w:rsidRPr="0035438E" w:rsidRDefault="0083336B" w:rsidP="0035438E">
            <w:pPr>
              <w:spacing w:after="0"/>
              <w:rPr>
                <w:ins w:id="89" w:author="Sumeet" w:date="2026-08-03T17:11:00Z"/>
                <w:rFonts w:ascii="Calibri" w:hAnsi="Calibri" w:cs="Calibri"/>
                <w:sz w:val="18"/>
                <w:szCs w:val="18"/>
              </w:rPr>
            </w:pPr>
            <w:ins w:id="90" w:author="Sumeet" w:date="2026-08-03T17:11:00Z">
              <w:r w:rsidRPr="0035438E">
                <w:rPr>
                  <w:rFonts w:ascii="Calibri" w:hAnsi="Calibri" w:cs="Calibri"/>
                  <w:sz w:val="18"/>
                  <w:szCs w:val="18"/>
                </w:rPr>
                <w:t>Based On</w:t>
              </w:r>
            </w:ins>
          </w:p>
        </w:tc>
        <w:tc>
          <w:tcPr>
            <w:tcW w:w="3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A865A3" w14:textId="77777777" w:rsidR="0083336B" w:rsidRPr="0035438E" w:rsidRDefault="0083336B" w:rsidP="0035438E">
            <w:pPr>
              <w:spacing w:after="0"/>
              <w:rPr>
                <w:ins w:id="91" w:author="Sumeet" w:date="2026-08-03T17:11:00Z"/>
                <w:rFonts w:ascii="Calibri" w:hAnsi="Calibri" w:cs="Calibri"/>
                <w:sz w:val="18"/>
                <w:szCs w:val="18"/>
              </w:rPr>
            </w:pPr>
            <w:ins w:id="92" w:author="Sumeet" w:date="2026-08-03T17:11:00Z">
              <w:r w:rsidRPr="0035438E">
                <w:rPr>
                  <w:rFonts w:ascii="Calibri" w:hAnsi="Calibri" w:cs="Calibri"/>
                  <w:sz w:val="18"/>
                  <w:szCs w:val="18"/>
                </w:rPr>
                <w:t>Platform Default / Org Custom</w:t>
              </w:r>
            </w:ins>
          </w:p>
        </w:tc>
      </w:tr>
    </w:tbl>
    <w:p w14:paraId="2BA0EF1A" w14:textId="77777777" w:rsidR="0083336B" w:rsidRPr="0035438E" w:rsidRDefault="0083336B" w:rsidP="0035438E">
      <w:pPr>
        <w:spacing w:after="0"/>
        <w:rPr>
          <w:ins w:id="93" w:author="Sumeet" w:date="2026-08-03T17:11:00Z"/>
          <w:rFonts w:ascii="Calibri" w:hAnsi="Calibri" w:cs="Calibri"/>
          <w:sz w:val="18"/>
          <w:szCs w:val="18"/>
        </w:rPr>
      </w:pPr>
    </w:p>
    <w:p w14:paraId="5801853F" w14:textId="77777777" w:rsidR="0083336B" w:rsidRPr="0035438E" w:rsidRDefault="0083336B" w:rsidP="0035438E">
      <w:pPr>
        <w:numPr>
          <w:ilvl w:val="0"/>
          <w:numId w:val="3"/>
        </w:numPr>
        <w:spacing w:after="0"/>
        <w:rPr>
          <w:ins w:id="94" w:author="Sumeet" w:date="2026-08-03T17:11:00Z"/>
          <w:rFonts w:ascii="Calibri" w:hAnsi="Calibri" w:cs="Calibri"/>
          <w:sz w:val="18"/>
          <w:szCs w:val="18"/>
        </w:rPr>
      </w:pPr>
      <w:ins w:id="95" w:author="Sumeet" w:date="2026-08-03T17:11:00Z">
        <w:r w:rsidRPr="0035438E">
          <w:rPr>
            <w:rFonts w:ascii="Calibri" w:hAnsi="Calibri" w:cs="Calibri"/>
            <w:b/>
            <w:bCs/>
            <w:sz w:val="18"/>
            <w:szCs w:val="18"/>
          </w:rPr>
          <w:t>Screen similar to task screen, part of Org Templates:</w:t>
        </w:r>
      </w:ins>
    </w:p>
    <w:p w14:paraId="4D61A2B2" w14:textId="77777777" w:rsidR="0083336B" w:rsidRPr="0035438E" w:rsidRDefault="0083336B" w:rsidP="0035438E">
      <w:pPr>
        <w:spacing w:after="0"/>
        <w:rPr>
          <w:ins w:id="96" w:author="Sumeet" w:date="2026-08-03T17:11:00Z"/>
          <w:rFonts w:ascii="Calibri" w:hAnsi="Calibri" w:cs="Calibri"/>
          <w:sz w:val="18"/>
          <w:szCs w:val="18"/>
        </w:rPr>
      </w:pPr>
    </w:p>
    <w:p w14:paraId="35AB5437" w14:textId="77777777" w:rsidR="0083336B" w:rsidRPr="0035438E" w:rsidRDefault="0083336B" w:rsidP="0035438E">
      <w:pPr>
        <w:spacing w:after="0"/>
        <w:rPr>
          <w:ins w:id="97" w:author="Sumeet" w:date="2026-08-03T17:11:00Z"/>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516"/>
        <w:gridCol w:w="3151"/>
      </w:tblGrid>
      <w:tr w:rsidR="0083336B" w:rsidRPr="0035438E" w14:paraId="3F5A84DE" w14:textId="77777777">
        <w:trPr>
          <w:ins w:id="98"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A9BC0" w14:textId="77777777" w:rsidR="0083336B" w:rsidRPr="0035438E" w:rsidRDefault="0083336B" w:rsidP="0035438E">
            <w:pPr>
              <w:spacing w:after="0"/>
              <w:rPr>
                <w:ins w:id="99" w:author="Sumeet" w:date="2026-08-03T17:11:00Z"/>
                <w:rFonts w:ascii="Calibri" w:hAnsi="Calibri" w:cs="Calibri"/>
                <w:sz w:val="18"/>
                <w:szCs w:val="18"/>
              </w:rPr>
            </w:pPr>
            <w:ins w:id="100" w:author="Sumeet" w:date="2026-08-03T17:11:00Z">
              <w:r w:rsidRPr="0035438E">
                <w:rPr>
                  <w:rFonts w:ascii="Calibri" w:hAnsi="Calibri" w:cs="Calibri"/>
                  <w:b/>
                  <w:bCs/>
                  <w:sz w:val="18"/>
                  <w:szCs w:val="18"/>
                </w:rPr>
                <w:t>Workflow Step fields</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C5B917" w14:textId="77777777" w:rsidR="0083336B" w:rsidRPr="0035438E" w:rsidRDefault="0083336B" w:rsidP="0035438E">
            <w:pPr>
              <w:spacing w:after="0"/>
              <w:rPr>
                <w:ins w:id="101" w:author="Sumeet" w:date="2026-08-03T17:11:00Z"/>
                <w:rFonts w:ascii="Calibri" w:hAnsi="Calibri" w:cs="Calibri"/>
                <w:sz w:val="18"/>
                <w:szCs w:val="18"/>
              </w:rPr>
            </w:pPr>
            <w:ins w:id="102" w:author="Sumeet" w:date="2026-08-03T17:11:00Z">
              <w:r w:rsidRPr="0035438E">
                <w:rPr>
                  <w:rFonts w:ascii="Calibri" w:hAnsi="Calibri" w:cs="Calibri"/>
                  <w:b/>
                  <w:bCs/>
                  <w:sz w:val="18"/>
                  <w:szCs w:val="18"/>
                </w:rPr>
                <w:t>Checklist Item fields</w:t>
              </w:r>
            </w:ins>
          </w:p>
        </w:tc>
      </w:tr>
      <w:tr w:rsidR="0083336B" w:rsidRPr="0035438E" w14:paraId="3DB22B83" w14:textId="77777777">
        <w:trPr>
          <w:ins w:id="103"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80681" w14:textId="77777777" w:rsidR="0083336B" w:rsidRPr="0035438E" w:rsidRDefault="0083336B" w:rsidP="0035438E">
            <w:pPr>
              <w:spacing w:after="0"/>
              <w:rPr>
                <w:ins w:id="104" w:author="Sumeet" w:date="2026-08-03T17:11:00Z"/>
                <w:rFonts w:ascii="Calibri" w:hAnsi="Calibri" w:cs="Calibri"/>
                <w:sz w:val="18"/>
                <w:szCs w:val="18"/>
              </w:rPr>
            </w:pPr>
            <w:ins w:id="105" w:author="Sumeet" w:date="2026-08-03T17:11:00Z">
              <w:r w:rsidRPr="0035438E">
                <w:rPr>
                  <w:rFonts w:ascii="Calibri" w:hAnsi="Calibri" w:cs="Calibri"/>
                  <w:sz w:val="18"/>
                  <w:szCs w:val="18"/>
                </w:rPr>
                <w:t>Step Name</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0E2BC6" w14:textId="77777777" w:rsidR="0083336B" w:rsidRPr="0035438E" w:rsidRDefault="0083336B" w:rsidP="0035438E">
            <w:pPr>
              <w:spacing w:after="0"/>
              <w:rPr>
                <w:ins w:id="106" w:author="Sumeet" w:date="2026-08-03T17:11:00Z"/>
                <w:rFonts w:ascii="Calibri" w:hAnsi="Calibri" w:cs="Calibri"/>
                <w:sz w:val="18"/>
                <w:szCs w:val="18"/>
              </w:rPr>
            </w:pPr>
            <w:ins w:id="107" w:author="Sumeet" w:date="2026-08-03T17:11:00Z">
              <w:r w:rsidRPr="0035438E">
                <w:rPr>
                  <w:rFonts w:ascii="Calibri" w:hAnsi="Calibri" w:cs="Calibri"/>
                  <w:sz w:val="18"/>
                  <w:szCs w:val="18"/>
                </w:rPr>
                <w:t>Item Name</w:t>
              </w:r>
            </w:ins>
          </w:p>
        </w:tc>
      </w:tr>
      <w:tr w:rsidR="0083336B" w:rsidRPr="0035438E" w14:paraId="6A950DC5" w14:textId="77777777">
        <w:trPr>
          <w:ins w:id="108" w:author="Sumeet" w:date="2026-08-03T17:11:00Z"/>
        </w:trPr>
        <w:tc>
          <w:tcPr>
            <w:tcW w:w="2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3C1F99" w14:textId="77777777" w:rsidR="0083336B" w:rsidRPr="0035438E" w:rsidRDefault="0083336B" w:rsidP="0035438E">
            <w:pPr>
              <w:spacing w:after="0"/>
              <w:rPr>
                <w:ins w:id="109" w:author="Sumeet" w:date="2026-08-03T17:11:00Z"/>
                <w:rFonts w:ascii="Calibri" w:hAnsi="Calibri" w:cs="Calibri"/>
                <w:sz w:val="18"/>
                <w:szCs w:val="18"/>
              </w:rPr>
            </w:pPr>
            <w:ins w:id="110" w:author="Sumeet" w:date="2026-08-03T17:11:00Z">
              <w:r w:rsidRPr="0035438E">
                <w:rPr>
                  <w:rFonts w:ascii="Calibri" w:hAnsi="Calibri" w:cs="Calibri"/>
                  <w:sz w:val="18"/>
                  <w:szCs w:val="18"/>
                </w:rPr>
                <w:t>Description / Instruction</w:t>
              </w:r>
            </w:ins>
          </w:p>
        </w:tc>
        <w:tc>
          <w:tcPr>
            <w:tcW w:w="30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9516B5" w14:textId="77777777" w:rsidR="0083336B" w:rsidRPr="0035438E" w:rsidRDefault="0083336B" w:rsidP="0035438E">
            <w:pPr>
              <w:spacing w:after="0"/>
              <w:rPr>
                <w:ins w:id="111" w:author="Sumeet" w:date="2026-08-03T17:11:00Z"/>
                <w:rFonts w:ascii="Calibri" w:hAnsi="Calibri" w:cs="Calibri"/>
                <w:sz w:val="18"/>
                <w:szCs w:val="18"/>
              </w:rPr>
            </w:pPr>
            <w:ins w:id="112" w:author="Sumeet" w:date="2026-08-03T17:11:00Z">
              <w:r w:rsidRPr="0035438E">
                <w:rPr>
                  <w:rFonts w:ascii="Calibri" w:hAnsi="Calibri" w:cs="Calibri"/>
                  <w:sz w:val="18"/>
                  <w:szCs w:val="18"/>
                </w:rPr>
                <w:t>Instruction</w:t>
              </w:r>
            </w:ins>
          </w:p>
        </w:tc>
      </w:tr>
      <w:tr w:rsidR="0083336B" w:rsidRPr="0035438E" w14:paraId="4F098DA9" w14:textId="77777777">
        <w:trPr>
          <w:ins w:id="113"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3E2D9B" w14:textId="77777777" w:rsidR="0083336B" w:rsidRPr="0035438E" w:rsidRDefault="0083336B" w:rsidP="0035438E">
            <w:pPr>
              <w:spacing w:after="0"/>
              <w:rPr>
                <w:ins w:id="114" w:author="Sumeet" w:date="2026-08-03T17:11:00Z"/>
                <w:rFonts w:ascii="Calibri" w:hAnsi="Calibri" w:cs="Calibri"/>
                <w:sz w:val="18"/>
                <w:szCs w:val="18"/>
              </w:rPr>
            </w:pPr>
            <w:ins w:id="115" w:author="Sumeet" w:date="2026-08-03T17:11:00Z">
              <w:r w:rsidRPr="0035438E">
                <w:rPr>
                  <w:rFonts w:ascii="Calibri" w:hAnsi="Calibri" w:cs="Calibri"/>
                  <w:sz w:val="18"/>
                  <w:szCs w:val="18"/>
                </w:rPr>
                <w:t>Required / Optional</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689ADB" w14:textId="77777777" w:rsidR="0083336B" w:rsidRPr="0035438E" w:rsidRDefault="0083336B" w:rsidP="0035438E">
            <w:pPr>
              <w:spacing w:after="0"/>
              <w:rPr>
                <w:ins w:id="116" w:author="Sumeet" w:date="2026-08-03T17:11:00Z"/>
                <w:rFonts w:ascii="Calibri" w:hAnsi="Calibri" w:cs="Calibri"/>
                <w:sz w:val="18"/>
                <w:szCs w:val="18"/>
              </w:rPr>
            </w:pPr>
            <w:ins w:id="117" w:author="Sumeet" w:date="2026-08-03T17:11:00Z">
              <w:r w:rsidRPr="0035438E">
                <w:rPr>
                  <w:rFonts w:ascii="Calibri" w:hAnsi="Calibri" w:cs="Calibri"/>
                  <w:sz w:val="18"/>
                  <w:szCs w:val="18"/>
                </w:rPr>
                <w:t>Required / Optional</w:t>
              </w:r>
            </w:ins>
          </w:p>
        </w:tc>
      </w:tr>
      <w:tr w:rsidR="0083336B" w:rsidRPr="0035438E" w14:paraId="32CD3403" w14:textId="77777777">
        <w:trPr>
          <w:ins w:id="118"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C7EE3" w14:textId="77777777" w:rsidR="0083336B" w:rsidRPr="0035438E" w:rsidRDefault="0083336B" w:rsidP="0035438E">
            <w:pPr>
              <w:spacing w:after="0"/>
              <w:rPr>
                <w:ins w:id="119" w:author="Sumeet" w:date="2026-08-03T17:11:00Z"/>
                <w:rFonts w:ascii="Calibri" w:hAnsi="Calibri" w:cs="Calibri"/>
                <w:sz w:val="18"/>
                <w:szCs w:val="18"/>
              </w:rPr>
            </w:pPr>
            <w:ins w:id="120" w:author="Sumeet" w:date="2026-08-03T17:11:00Z">
              <w:r w:rsidRPr="0035438E">
                <w:rPr>
                  <w:rFonts w:ascii="Calibri" w:hAnsi="Calibri" w:cs="Calibri"/>
                  <w:sz w:val="18"/>
                  <w:szCs w:val="18"/>
                </w:rPr>
                <w:t>Allow Skip</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EC92EB" w14:textId="77777777" w:rsidR="0083336B" w:rsidRPr="0035438E" w:rsidRDefault="0083336B" w:rsidP="0035438E">
            <w:pPr>
              <w:spacing w:after="0"/>
              <w:rPr>
                <w:ins w:id="121" w:author="Sumeet" w:date="2026-08-03T17:11:00Z"/>
                <w:rFonts w:ascii="Calibri" w:hAnsi="Calibri" w:cs="Calibri"/>
                <w:sz w:val="18"/>
                <w:szCs w:val="18"/>
              </w:rPr>
            </w:pPr>
            <w:ins w:id="122" w:author="Sumeet" w:date="2026-08-03T17:11:00Z">
              <w:r w:rsidRPr="0035438E">
                <w:rPr>
                  <w:rFonts w:ascii="Calibri" w:hAnsi="Calibri" w:cs="Calibri"/>
                  <w:sz w:val="18"/>
                  <w:szCs w:val="18"/>
                </w:rPr>
                <w:t>Allow Skip</w:t>
              </w:r>
            </w:ins>
          </w:p>
        </w:tc>
      </w:tr>
      <w:tr w:rsidR="0083336B" w:rsidRPr="0035438E" w14:paraId="4A9EA6C5" w14:textId="77777777">
        <w:trPr>
          <w:ins w:id="123"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512D7C" w14:textId="77777777" w:rsidR="0083336B" w:rsidRPr="0035438E" w:rsidRDefault="0083336B" w:rsidP="0035438E">
            <w:pPr>
              <w:spacing w:after="0"/>
              <w:rPr>
                <w:ins w:id="124" w:author="Sumeet" w:date="2026-08-03T17:11:00Z"/>
                <w:rFonts w:ascii="Calibri" w:hAnsi="Calibri" w:cs="Calibri"/>
                <w:sz w:val="18"/>
                <w:szCs w:val="18"/>
              </w:rPr>
            </w:pPr>
            <w:ins w:id="125" w:author="Sumeet" w:date="2026-08-03T17:11:00Z">
              <w:r w:rsidRPr="0035438E">
                <w:rPr>
                  <w:rFonts w:ascii="Calibri" w:hAnsi="Calibri" w:cs="Calibri"/>
                  <w:sz w:val="18"/>
                  <w:szCs w:val="18"/>
                </w:rPr>
                <w:t>Allow Defer</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4AB216" w14:textId="77777777" w:rsidR="0083336B" w:rsidRPr="0035438E" w:rsidRDefault="0083336B" w:rsidP="0035438E">
            <w:pPr>
              <w:spacing w:after="0"/>
              <w:rPr>
                <w:ins w:id="126" w:author="Sumeet" w:date="2026-08-03T17:11:00Z"/>
                <w:rFonts w:ascii="Calibri" w:hAnsi="Calibri" w:cs="Calibri"/>
                <w:sz w:val="18"/>
                <w:szCs w:val="18"/>
              </w:rPr>
            </w:pPr>
            <w:ins w:id="127" w:author="Sumeet" w:date="2026-08-03T17:11:00Z">
              <w:r w:rsidRPr="0035438E">
                <w:rPr>
                  <w:rFonts w:ascii="Calibri" w:hAnsi="Calibri" w:cs="Calibri"/>
                  <w:sz w:val="18"/>
                  <w:szCs w:val="18"/>
                </w:rPr>
                <w:t>Allow Defer</w:t>
              </w:r>
            </w:ins>
          </w:p>
        </w:tc>
      </w:tr>
      <w:tr w:rsidR="0083336B" w:rsidRPr="0035438E" w14:paraId="16D903A6" w14:textId="77777777">
        <w:trPr>
          <w:ins w:id="128"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70B6EC" w14:textId="77777777" w:rsidR="0083336B" w:rsidRPr="0035438E" w:rsidRDefault="0083336B" w:rsidP="0035438E">
            <w:pPr>
              <w:spacing w:after="0"/>
              <w:rPr>
                <w:ins w:id="129" w:author="Sumeet" w:date="2026-08-03T17:11:00Z"/>
                <w:rFonts w:ascii="Calibri" w:hAnsi="Calibri" w:cs="Calibri"/>
                <w:sz w:val="18"/>
                <w:szCs w:val="18"/>
              </w:rPr>
            </w:pPr>
            <w:ins w:id="130" w:author="Sumeet" w:date="2026-08-03T17:11:00Z">
              <w:r w:rsidRPr="0035438E">
                <w:rPr>
                  <w:rFonts w:ascii="Calibri" w:hAnsi="Calibri" w:cs="Calibri"/>
                  <w:sz w:val="18"/>
                  <w:szCs w:val="18"/>
                </w:rPr>
                <w:t>Sort Order</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265007" w14:textId="77777777" w:rsidR="0083336B" w:rsidRPr="0035438E" w:rsidRDefault="0083336B" w:rsidP="0035438E">
            <w:pPr>
              <w:spacing w:after="0"/>
              <w:rPr>
                <w:ins w:id="131" w:author="Sumeet" w:date="2026-08-03T17:11:00Z"/>
                <w:rFonts w:ascii="Calibri" w:hAnsi="Calibri" w:cs="Calibri"/>
                <w:sz w:val="18"/>
                <w:szCs w:val="18"/>
              </w:rPr>
            </w:pPr>
            <w:ins w:id="132" w:author="Sumeet" w:date="2026-08-03T17:11:00Z">
              <w:r w:rsidRPr="0035438E">
                <w:rPr>
                  <w:rFonts w:ascii="Calibri" w:hAnsi="Calibri" w:cs="Calibri"/>
                  <w:sz w:val="18"/>
                  <w:szCs w:val="18"/>
                </w:rPr>
                <w:t>Sort Order within step</w:t>
              </w:r>
            </w:ins>
          </w:p>
        </w:tc>
      </w:tr>
      <w:tr w:rsidR="0083336B" w:rsidRPr="0035438E" w14:paraId="3B700F68" w14:textId="77777777">
        <w:trPr>
          <w:ins w:id="133"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6DA863" w14:textId="77777777" w:rsidR="0083336B" w:rsidRPr="0035438E" w:rsidRDefault="0083336B" w:rsidP="0035438E">
            <w:pPr>
              <w:spacing w:after="0"/>
              <w:rPr>
                <w:ins w:id="134" w:author="Sumeet" w:date="2026-08-03T17:11:00Z"/>
                <w:rFonts w:ascii="Calibri" w:hAnsi="Calibri" w:cs="Calibri"/>
                <w:sz w:val="18"/>
                <w:szCs w:val="18"/>
              </w:rPr>
            </w:pPr>
            <w:ins w:id="135" w:author="Sumeet" w:date="2026-08-03T17:11:00Z">
              <w:r w:rsidRPr="0035438E">
                <w:rPr>
                  <w:rFonts w:ascii="Calibri" w:hAnsi="Calibri" w:cs="Calibri"/>
                  <w:sz w:val="18"/>
                  <w:szCs w:val="18"/>
                </w:rPr>
                <w:t>Default Assignee</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19077" w14:textId="77777777" w:rsidR="0083336B" w:rsidRPr="0035438E" w:rsidRDefault="0083336B" w:rsidP="0035438E">
            <w:pPr>
              <w:spacing w:after="0"/>
              <w:rPr>
                <w:ins w:id="136" w:author="Sumeet" w:date="2026-08-03T17:11:00Z"/>
                <w:rFonts w:ascii="Calibri" w:hAnsi="Calibri" w:cs="Calibri"/>
                <w:sz w:val="18"/>
                <w:szCs w:val="18"/>
              </w:rPr>
            </w:pPr>
            <w:ins w:id="137" w:author="Sumeet" w:date="2026-08-03T17:11:00Z">
              <w:r w:rsidRPr="0035438E">
                <w:rPr>
                  <w:rFonts w:ascii="Calibri" w:hAnsi="Calibri" w:cs="Calibri"/>
                  <w:sz w:val="18"/>
                  <w:szCs w:val="18"/>
                </w:rPr>
                <w:t>Assignee override, optional</w:t>
              </w:r>
            </w:ins>
          </w:p>
        </w:tc>
      </w:tr>
      <w:tr w:rsidR="0083336B" w:rsidRPr="0035438E" w14:paraId="4FBBFD0B" w14:textId="77777777">
        <w:trPr>
          <w:ins w:id="138"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0BCB18" w14:textId="77777777" w:rsidR="0083336B" w:rsidRPr="0035438E" w:rsidRDefault="0083336B" w:rsidP="0035438E">
            <w:pPr>
              <w:spacing w:after="0"/>
              <w:rPr>
                <w:ins w:id="139" w:author="Sumeet" w:date="2026-08-03T17:11:00Z"/>
                <w:rFonts w:ascii="Calibri" w:hAnsi="Calibri" w:cs="Calibri"/>
                <w:sz w:val="18"/>
                <w:szCs w:val="18"/>
              </w:rPr>
            </w:pPr>
            <w:ins w:id="140" w:author="Sumeet" w:date="2026-08-03T17:11:00Z">
              <w:r w:rsidRPr="0035438E">
                <w:rPr>
                  <w:rFonts w:ascii="Calibri" w:hAnsi="Calibri" w:cs="Calibri"/>
                  <w:sz w:val="18"/>
                  <w:szCs w:val="18"/>
                </w:rPr>
                <w:t>Linked Action</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B280B" w14:textId="77777777" w:rsidR="0083336B" w:rsidRPr="0035438E" w:rsidRDefault="0083336B" w:rsidP="0035438E">
            <w:pPr>
              <w:spacing w:after="0"/>
              <w:rPr>
                <w:ins w:id="141" w:author="Sumeet" w:date="2026-08-03T17:11:00Z"/>
                <w:rFonts w:ascii="Calibri" w:hAnsi="Calibri" w:cs="Calibri"/>
                <w:sz w:val="18"/>
                <w:szCs w:val="18"/>
              </w:rPr>
            </w:pPr>
            <w:ins w:id="142" w:author="Sumeet" w:date="2026-08-03T17:11:00Z">
              <w:r w:rsidRPr="0035438E">
                <w:rPr>
                  <w:rFonts w:ascii="Calibri" w:hAnsi="Calibri" w:cs="Calibri"/>
                  <w:sz w:val="18"/>
                  <w:szCs w:val="18"/>
                </w:rPr>
                <w:t>Linked Action, optional</w:t>
              </w:r>
            </w:ins>
          </w:p>
        </w:tc>
      </w:tr>
      <w:tr w:rsidR="0083336B" w:rsidRPr="0035438E" w14:paraId="6D6D75A7" w14:textId="77777777">
        <w:trPr>
          <w:ins w:id="143"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E78109" w14:textId="77777777" w:rsidR="0083336B" w:rsidRPr="0035438E" w:rsidRDefault="0083336B" w:rsidP="0035438E">
            <w:pPr>
              <w:spacing w:after="0"/>
              <w:rPr>
                <w:ins w:id="144" w:author="Sumeet" w:date="2026-08-03T17:11:00Z"/>
                <w:rFonts w:ascii="Calibri" w:hAnsi="Calibri" w:cs="Calibri"/>
                <w:sz w:val="18"/>
                <w:szCs w:val="18"/>
              </w:rPr>
            </w:pPr>
            <w:ins w:id="145" w:author="Sumeet" w:date="2026-08-03T17:11:00Z">
              <w:r w:rsidRPr="0035438E">
                <w:rPr>
                  <w:rFonts w:ascii="Calibri" w:hAnsi="Calibri" w:cs="Calibri"/>
                  <w:sz w:val="18"/>
                  <w:szCs w:val="18"/>
                </w:rPr>
                <w:t>Linked Object</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E21A4" w14:textId="77777777" w:rsidR="0083336B" w:rsidRPr="0035438E" w:rsidRDefault="0083336B" w:rsidP="0035438E">
            <w:pPr>
              <w:spacing w:after="0"/>
              <w:rPr>
                <w:ins w:id="146" w:author="Sumeet" w:date="2026-08-03T17:11:00Z"/>
                <w:rFonts w:ascii="Calibri" w:hAnsi="Calibri" w:cs="Calibri"/>
                <w:sz w:val="18"/>
                <w:szCs w:val="18"/>
              </w:rPr>
            </w:pPr>
            <w:ins w:id="147" w:author="Sumeet" w:date="2026-08-03T17:11:00Z">
              <w:r w:rsidRPr="0035438E">
                <w:rPr>
                  <w:rFonts w:ascii="Calibri" w:hAnsi="Calibri" w:cs="Calibri"/>
                  <w:sz w:val="18"/>
                  <w:szCs w:val="18"/>
                </w:rPr>
                <w:t>Linked Object, optional</w:t>
              </w:r>
            </w:ins>
          </w:p>
        </w:tc>
      </w:tr>
      <w:tr w:rsidR="0083336B" w:rsidRPr="0035438E" w14:paraId="1D5BE61B" w14:textId="77777777">
        <w:trPr>
          <w:ins w:id="148" w:author="Sumeet" w:date="2026-08-03T17:11:00Z"/>
        </w:trPr>
        <w:tc>
          <w:tcPr>
            <w:tcW w:w="2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478926" w14:textId="77777777" w:rsidR="0083336B" w:rsidRPr="0035438E" w:rsidRDefault="0083336B" w:rsidP="0035438E">
            <w:pPr>
              <w:spacing w:after="0"/>
              <w:rPr>
                <w:ins w:id="149" w:author="Sumeet" w:date="2026-08-03T17:11:00Z"/>
                <w:rFonts w:ascii="Calibri" w:hAnsi="Calibri" w:cs="Calibri"/>
                <w:sz w:val="18"/>
                <w:szCs w:val="18"/>
              </w:rPr>
            </w:pPr>
            <w:ins w:id="150" w:author="Sumeet" w:date="2026-08-03T17:11:00Z">
              <w:r w:rsidRPr="0035438E">
                <w:rPr>
                  <w:rFonts w:ascii="Calibri" w:hAnsi="Calibri" w:cs="Calibri"/>
                  <w:sz w:val="18"/>
                  <w:szCs w:val="18"/>
                </w:rPr>
                <w:t>Blocks Stage Completion</w:t>
              </w:r>
            </w:ins>
          </w:p>
        </w:tc>
        <w:tc>
          <w:tcPr>
            <w:tcW w:w="30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5257D" w14:textId="77777777" w:rsidR="0083336B" w:rsidRPr="0035438E" w:rsidRDefault="0083336B" w:rsidP="0035438E">
            <w:pPr>
              <w:spacing w:after="0"/>
              <w:rPr>
                <w:ins w:id="151" w:author="Sumeet" w:date="2026-08-03T17:11:00Z"/>
                <w:rFonts w:ascii="Calibri" w:hAnsi="Calibri" w:cs="Calibri"/>
                <w:sz w:val="18"/>
                <w:szCs w:val="18"/>
              </w:rPr>
            </w:pPr>
            <w:ins w:id="152" w:author="Sumeet" w:date="2026-08-03T17:11:00Z">
              <w:r w:rsidRPr="0035438E">
                <w:rPr>
                  <w:rFonts w:ascii="Calibri" w:hAnsi="Calibri" w:cs="Calibri"/>
                  <w:sz w:val="18"/>
                  <w:szCs w:val="18"/>
                </w:rPr>
                <w:t>Blocks Step Completion</w:t>
              </w:r>
            </w:ins>
          </w:p>
        </w:tc>
      </w:tr>
      <w:tr w:rsidR="0083336B" w:rsidRPr="0035438E" w14:paraId="6DB8F3DC" w14:textId="77777777">
        <w:trPr>
          <w:ins w:id="153"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976E67" w14:textId="77777777" w:rsidR="0083336B" w:rsidRPr="0035438E" w:rsidRDefault="0083336B" w:rsidP="0035438E">
            <w:pPr>
              <w:spacing w:after="0"/>
              <w:rPr>
                <w:ins w:id="154" w:author="Sumeet" w:date="2026-08-03T17:11:00Z"/>
                <w:rFonts w:ascii="Calibri" w:hAnsi="Calibri" w:cs="Calibri"/>
                <w:sz w:val="18"/>
                <w:szCs w:val="18"/>
              </w:rPr>
            </w:pPr>
            <w:ins w:id="155" w:author="Sumeet" w:date="2026-08-03T17:11:00Z">
              <w:r w:rsidRPr="0035438E">
                <w:rPr>
                  <w:rFonts w:ascii="Calibri" w:hAnsi="Calibri" w:cs="Calibri"/>
                  <w:sz w:val="18"/>
                  <w:szCs w:val="18"/>
                </w:rPr>
                <w:lastRenderedPageBreak/>
                <w:t>Show in Overview</w:t>
              </w:r>
            </w:ins>
          </w:p>
        </w:tc>
        <w:tc>
          <w:tcPr>
            <w:tcW w:w="31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734207" w14:textId="77777777" w:rsidR="0083336B" w:rsidRPr="0035438E" w:rsidRDefault="0083336B" w:rsidP="0035438E">
            <w:pPr>
              <w:spacing w:after="0"/>
              <w:rPr>
                <w:ins w:id="156" w:author="Sumeet" w:date="2026-08-03T17:11:00Z"/>
                <w:rFonts w:ascii="Calibri" w:hAnsi="Calibri" w:cs="Calibri"/>
                <w:sz w:val="18"/>
                <w:szCs w:val="18"/>
              </w:rPr>
            </w:pPr>
            <w:ins w:id="157" w:author="Sumeet" w:date="2026-08-03T17:11:00Z">
              <w:r w:rsidRPr="0035438E">
                <w:rPr>
                  <w:rFonts w:ascii="Calibri" w:hAnsi="Calibri" w:cs="Calibri"/>
                  <w:sz w:val="18"/>
                  <w:szCs w:val="18"/>
                </w:rPr>
                <w:t>Usually No; parent step is shown</w:t>
              </w:r>
            </w:ins>
          </w:p>
        </w:tc>
      </w:tr>
      <w:tr w:rsidR="0083336B" w:rsidRPr="0035438E" w14:paraId="3AA6EC12" w14:textId="77777777">
        <w:trPr>
          <w:ins w:id="158" w:author="Sumeet" w:date="2026-08-03T17:11:00Z"/>
        </w:trPr>
        <w:tc>
          <w:tcPr>
            <w:tcW w:w="2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03FB9" w14:textId="77777777" w:rsidR="0083336B" w:rsidRPr="0035438E" w:rsidRDefault="0083336B" w:rsidP="0035438E">
            <w:pPr>
              <w:spacing w:after="0"/>
              <w:rPr>
                <w:ins w:id="159" w:author="Sumeet" w:date="2026-08-03T17:11:00Z"/>
                <w:rFonts w:ascii="Calibri" w:hAnsi="Calibri" w:cs="Calibri"/>
                <w:sz w:val="18"/>
                <w:szCs w:val="18"/>
              </w:rPr>
            </w:pPr>
            <w:ins w:id="160" w:author="Sumeet" w:date="2026-08-03T17:11:00Z">
              <w:r w:rsidRPr="0035438E">
                <w:rPr>
                  <w:rFonts w:ascii="Calibri" w:hAnsi="Calibri" w:cs="Calibri"/>
                  <w:sz w:val="18"/>
                  <w:szCs w:val="18"/>
                </w:rPr>
                <w:t>Active</w:t>
              </w:r>
            </w:ins>
          </w:p>
        </w:tc>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497F56" w14:textId="77777777" w:rsidR="0083336B" w:rsidRPr="0035438E" w:rsidRDefault="0083336B" w:rsidP="0035438E">
            <w:pPr>
              <w:spacing w:after="0"/>
              <w:rPr>
                <w:ins w:id="161" w:author="Sumeet" w:date="2026-08-03T17:11:00Z"/>
                <w:rFonts w:ascii="Calibri" w:hAnsi="Calibri" w:cs="Calibri"/>
                <w:sz w:val="18"/>
                <w:szCs w:val="18"/>
              </w:rPr>
            </w:pPr>
            <w:ins w:id="162" w:author="Sumeet" w:date="2026-08-03T17:11:00Z">
              <w:r w:rsidRPr="0035438E">
                <w:rPr>
                  <w:rFonts w:ascii="Calibri" w:hAnsi="Calibri" w:cs="Calibri"/>
                  <w:sz w:val="18"/>
                  <w:szCs w:val="18"/>
                </w:rPr>
                <w:t>Active</w:t>
              </w:r>
            </w:ins>
          </w:p>
        </w:tc>
      </w:tr>
    </w:tbl>
    <w:p w14:paraId="30BB429C" w14:textId="77777777" w:rsidR="0083336B" w:rsidRPr="0035438E" w:rsidRDefault="0083336B" w:rsidP="0035438E">
      <w:pPr>
        <w:spacing w:after="0"/>
        <w:rPr>
          <w:ins w:id="163" w:author="Sumeet" w:date="2026-08-03T17:11:00Z"/>
          <w:rFonts w:ascii="Calibri" w:hAnsi="Calibri" w:cs="Calibri"/>
          <w:sz w:val="18"/>
          <w:szCs w:val="18"/>
        </w:rPr>
      </w:pPr>
      <w:ins w:id="164" w:author="Sumeet" w:date="2026-08-03T17:11:00Z">
        <w:r w:rsidRPr="0035438E">
          <w:rPr>
            <w:rFonts w:ascii="Calibri" w:hAnsi="Calibri" w:cs="Calibri"/>
            <w:sz w:val="18"/>
            <w:szCs w:val="18"/>
          </w:rPr>
          <w:t> </w:t>
        </w:r>
      </w:ins>
    </w:p>
    <w:p w14:paraId="1AF72CDF" w14:textId="77777777" w:rsidR="0083336B" w:rsidRPr="0035438E" w:rsidRDefault="0083336B" w:rsidP="0035438E">
      <w:pPr>
        <w:spacing w:after="0"/>
        <w:rPr>
          <w:ins w:id="165" w:author="Sumeet" w:date="2026-08-03T17:11:00Z"/>
          <w:rFonts w:ascii="Calibri" w:hAnsi="Calibri" w:cs="Calibri"/>
          <w:sz w:val="18"/>
          <w:szCs w:val="18"/>
        </w:rPr>
      </w:pPr>
    </w:p>
    <w:p w14:paraId="17812475" w14:textId="77777777" w:rsidR="0083336B" w:rsidRPr="0035438E" w:rsidRDefault="0083336B" w:rsidP="0035438E">
      <w:pPr>
        <w:spacing w:after="0"/>
        <w:rPr>
          <w:ins w:id="166" w:author="Sumeet" w:date="2026-08-03T17:11:00Z"/>
          <w:rFonts w:ascii="Calibri" w:hAnsi="Calibri" w:cs="Calibri"/>
          <w:sz w:val="18"/>
          <w:szCs w:val="18"/>
        </w:rPr>
      </w:pPr>
      <w:ins w:id="167" w:author="Sumeet" w:date="2026-08-03T17:11:00Z">
        <w:r w:rsidRPr="0035438E">
          <w:rPr>
            <w:rFonts w:ascii="Calibri" w:hAnsi="Calibri" w:cs="Calibri"/>
            <w:sz w:val="18"/>
            <w:szCs w:val="18"/>
          </w:rPr>
          <w:t>I would keep </w:t>
        </w:r>
        <w:r w:rsidRPr="0035438E">
          <w:rPr>
            <w:rFonts w:ascii="Calibri" w:hAnsi="Calibri" w:cs="Calibri"/>
            <w:b/>
            <w:bCs/>
            <w:sz w:val="18"/>
            <w:szCs w:val="18"/>
          </w:rPr>
          <w:t>Required</w:t>
        </w:r>
        <w:r w:rsidRPr="0035438E">
          <w:rPr>
            <w:rFonts w:ascii="Calibri" w:hAnsi="Calibri" w:cs="Calibri"/>
            <w:sz w:val="18"/>
            <w:szCs w:val="18"/>
          </w:rPr>
          <w:t> separate from </w:t>
        </w:r>
        <w:r w:rsidRPr="0035438E">
          <w:rPr>
            <w:rFonts w:ascii="Calibri" w:hAnsi="Calibri" w:cs="Calibri"/>
            <w:b/>
            <w:bCs/>
            <w:sz w:val="18"/>
            <w:szCs w:val="18"/>
          </w:rPr>
          <w:t>Allow Skip/Defer</w:t>
        </w:r>
        <w:r w:rsidRPr="0035438E">
          <w:rPr>
            <w:rFonts w:ascii="Calibri" w:hAnsi="Calibri" w:cs="Calibri"/>
            <w:sz w:val="18"/>
            <w:szCs w:val="18"/>
          </w:rPr>
          <w:t>. For example, a required step can still allow an authorized user to defer it but should remain incomplete</w:t>
        </w:r>
      </w:ins>
    </w:p>
    <w:p w14:paraId="50604DE2" w14:textId="77777777" w:rsidR="0083336B" w:rsidRPr="0035438E" w:rsidRDefault="0083336B" w:rsidP="0035438E">
      <w:pPr>
        <w:spacing w:after="0"/>
        <w:rPr>
          <w:ins w:id="168" w:author="Sumeet" w:date="2026-08-03T17:11:00Z"/>
          <w:rFonts w:ascii="Calibri" w:hAnsi="Calibri" w:cs="Calibri"/>
          <w:sz w:val="18"/>
          <w:szCs w:val="18"/>
        </w:rPr>
      </w:pPr>
    </w:p>
    <w:p w14:paraId="1998A57B" w14:textId="77777777" w:rsidR="0083336B" w:rsidRPr="0035438E" w:rsidRDefault="0083336B" w:rsidP="0035438E">
      <w:pPr>
        <w:spacing w:after="0"/>
        <w:rPr>
          <w:ins w:id="169" w:author="Sumeet" w:date="2026-08-03T17:11:00Z"/>
          <w:rFonts w:ascii="Calibri" w:hAnsi="Calibri" w:cs="Calibri"/>
          <w:sz w:val="18"/>
          <w:szCs w:val="18"/>
        </w:rPr>
      </w:pPr>
    </w:p>
    <w:p w14:paraId="10111303" w14:textId="77777777" w:rsidR="0083336B" w:rsidRPr="0035438E" w:rsidRDefault="0083336B" w:rsidP="0035438E">
      <w:pPr>
        <w:spacing w:after="0"/>
        <w:rPr>
          <w:ins w:id="170" w:author="Sumeet" w:date="2026-08-03T17:11:00Z"/>
          <w:rFonts w:ascii="Calibri" w:hAnsi="Calibri" w:cs="Calibri"/>
          <w:sz w:val="18"/>
          <w:szCs w:val="18"/>
        </w:rPr>
      </w:pPr>
      <w:ins w:id="171" w:author="Sumeet" w:date="2026-08-03T17:11:00Z">
        <w:r w:rsidRPr="0035438E">
          <w:rPr>
            <w:rFonts w:ascii="Calibri" w:hAnsi="Calibri" w:cs="Calibri"/>
            <w:sz w:val="18"/>
            <w:szCs w:val="18"/>
          </w:rPr>
          <w:t>And </w:t>
        </w:r>
      </w:ins>
    </w:p>
    <w:p w14:paraId="7A131DD2" w14:textId="77777777" w:rsidR="0083336B" w:rsidRPr="0035438E" w:rsidRDefault="0083336B" w:rsidP="0035438E">
      <w:pPr>
        <w:spacing w:after="0"/>
        <w:rPr>
          <w:ins w:id="172" w:author="Sumeet" w:date="2026-08-03T17:11:00Z"/>
          <w:rFonts w:ascii="Calibri" w:hAnsi="Calibri" w:cs="Calibri"/>
          <w:sz w:val="18"/>
          <w:szCs w:val="18"/>
        </w:rPr>
      </w:pPr>
      <w:ins w:id="173" w:author="Sumeet" w:date="2026-08-03T17:11:00Z">
        <w:r w:rsidRPr="0035438E">
          <w:rPr>
            <w:rFonts w:ascii="Calibri" w:hAnsi="Calibri" w:cs="Calibri"/>
            <w:b/>
            <w:bCs/>
            <w:sz w:val="18"/>
            <w:szCs w:val="18"/>
          </w:rPr>
          <w:t>Linked Action (Metadata) - Do Not use URL</w:t>
        </w:r>
      </w:ins>
    </w:p>
    <w:p w14:paraId="4A6C0949" w14:textId="77777777" w:rsidR="0083336B" w:rsidRPr="0035438E" w:rsidRDefault="0083336B" w:rsidP="0035438E">
      <w:pPr>
        <w:spacing w:after="0"/>
        <w:rPr>
          <w:ins w:id="174" w:author="Sumeet" w:date="2026-08-03T17:11:00Z"/>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693"/>
        <w:gridCol w:w="4347"/>
      </w:tblGrid>
      <w:tr w:rsidR="0083336B" w:rsidRPr="0035438E" w14:paraId="1394B20B" w14:textId="77777777">
        <w:trPr>
          <w:ins w:id="175"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AD0312" w14:textId="77777777" w:rsidR="0083336B" w:rsidRPr="0035438E" w:rsidRDefault="0083336B" w:rsidP="0035438E">
            <w:pPr>
              <w:spacing w:after="0"/>
              <w:rPr>
                <w:ins w:id="176" w:author="Sumeet" w:date="2026-08-03T17:11:00Z"/>
                <w:rFonts w:ascii="Calibri" w:hAnsi="Calibri" w:cs="Calibri"/>
                <w:sz w:val="18"/>
                <w:szCs w:val="18"/>
              </w:rPr>
            </w:pPr>
            <w:ins w:id="177" w:author="Sumeet" w:date="2026-08-03T17:11:00Z">
              <w:r w:rsidRPr="0035438E">
                <w:rPr>
                  <w:rFonts w:ascii="Calibri" w:hAnsi="Calibri" w:cs="Calibri"/>
                  <w:b/>
                  <w:bCs/>
                  <w:sz w:val="18"/>
                  <w:szCs w:val="18"/>
                </w:rPr>
                <w:t>Action Code</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5BA34D" w14:textId="77777777" w:rsidR="0083336B" w:rsidRPr="0035438E" w:rsidRDefault="0083336B" w:rsidP="0035438E">
            <w:pPr>
              <w:spacing w:after="0"/>
              <w:rPr>
                <w:ins w:id="178" w:author="Sumeet" w:date="2026-08-03T17:11:00Z"/>
                <w:rFonts w:ascii="Calibri" w:hAnsi="Calibri" w:cs="Calibri"/>
                <w:sz w:val="18"/>
                <w:szCs w:val="18"/>
              </w:rPr>
            </w:pPr>
            <w:ins w:id="179" w:author="Sumeet" w:date="2026-08-03T17:11:00Z">
              <w:r w:rsidRPr="0035438E">
                <w:rPr>
                  <w:rFonts w:ascii="Calibri" w:hAnsi="Calibri" w:cs="Calibri"/>
                  <w:b/>
                  <w:bCs/>
                  <w:sz w:val="18"/>
                  <w:szCs w:val="18"/>
                </w:rPr>
                <w:t>Opens</w:t>
              </w:r>
            </w:ins>
          </w:p>
        </w:tc>
      </w:tr>
      <w:tr w:rsidR="0083336B" w:rsidRPr="0035438E" w14:paraId="28DFE086" w14:textId="77777777">
        <w:trPr>
          <w:ins w:id="180"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7F0725" w14:textId="77777777" w:rsidR="0083336B" w:rsidRPr="0035438E" w:rsidRDefault="0083336B" w:rsidP="0035438E">
            <w:pPr>
              <w:spacing w:after="0"/>
              <w:rPr>
                <w:ins w:id="181" w:author="Sumeet" w:date="2026-08-03T17:11:00Z"/>
                <w:rFonts w:ascii="Calibri" w:hAnsi="Calibri" w:cs="Calibri"/>
                <w:sz w:val="18"/>
                <w:szCs w:val="18"/>
              </w:rPr>
            </w:pPr>
            <w:ins w:id="182" w:author="Sumeet" w:date="2026-08-03T17:11:00Z">
              <w:r w:rsidRPr="0035438E">
                <w:rPr>
                  <w:rFonts w:ascii="Calibri" w:hAnsi="Calibri" w:cs="Calibri"/>
                  <w:sz w:val="18"/>
                  <w:szCs w:val="18"/>
                </w:rPr>
                <w:t>OPEN_BASELINE</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41E44C" w14:textId="77777777" w:rsidR="0083336B" w:rsidRPr="0035438E" w:rsidRDefault="0083336B" w:rsidP="0035438E">
            <w:pPr>
              <w:spacing w:after="0"/>
              <w:rPr>
                <w:ins w:id="183" w:author="Sumeet" w:date="2026-08-03T17:11:00Z"/>
                <w:rFonts w:ascii="Calibri" w:hAnsi="Calibri" w:cs="Calibri"/>
                <w:sz w:val="18"/>
                <w:szCs w:val="18"/>
              </w:rPr>
            </w:pPr>
            <w:ins w:id="184" w:author="Sumeet" w:date="2026-08-03T17:11:00Z">
              <w:r w:rsidRPr="0035438E">
                <w:rPr>
                  <w:rFonts w:ascii="Calibri" w:hAnsi="Calibri" w:cs="Calibri"/>
                  <w:sz w:val="18"/>
                  <w:szCs w:val="18"/>
                </w:rPr>
                <w:t>Baseline screen</w:t>
              </w:r>
            </w:ins>
          </w:p>
        </w:tc>
      </w:tr>
      <w:tr w:rsidR="0083336B" w:rsidRPr="0035438E" w14:paraId="0C4FD671" w14:textId="77777777">
        <w:trPr>
          <w:ins w:id="185"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B52EE6" w14:textId="77777777" w:rsidR="0083336B" w:rsidRPr="0035438E" w:rsidRDefault="0083336B" w:rsidP="0035438E">
            <w:pPr>
              <w:spacing w:after="0"/>
              <w:rPr>
                <w:ins w:id="186" w:author="Sumeet" w:date="2026-08-03T17:11:00Z"/>
                <w:rFonts w:ascii="Calibri" w:hAnsi="Calibri" w:cs="Calibri"/>
                <w:sz w:val="18"/>
                <w:szCs w:val="18"/>
              </w:rPr>
            </w:pPr>
            <w:ins w:id="187" w:author="Sumeet" w:date="2026-08-03T17:11:00Z">
              <w:r w:rsidRPr="0035438E">
                <w:rPr>
                  <w:rFonts w:ascii="Calibri" w:hAnsi="Calibri" w:cs="Calibri"/>
                  <w:sz w:val="18"/>
                  <w:szCs w:val="18"/>
                </w:rPr>
                <w:t>OPEN_GOALS</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50C90" w14:textId="77777777" w:rsidR="0083336B" w:rsidRPr="0035438E" w:rsidRDefault="0083336B" w:rsidP="0035438E">
            <w:pPr>
              <w:spacing w:after="0"/>
              <w:rPr>
                <w:ins w:id="188" w:author="Sumeet" w:date="2026-08-03T17:11:00Z"/>
                <w:rFonts w:ascii="Calibri" w:hAnsi="Calibri" w:cs="Calibri"/>
                <w:sz w:val="18"/>
                <w:szCs w:val="18"/>
              </w:rPr>
            </w:pPr>
            <w:ins w:id="189" w:author="Sumeet" w:date="2026-08-03T17:11:00Z">
              <w:r w:rsidRPr="0035438E">
                <w:rPr>
                  <w:rFonts w:ascii="Calibri" w:hAnsi="Calibri" w:cs="Calibri"/>
                  <w:sz w:val="18"/>
                  <w:szCs w:val="18"/>
                </w:rPr>
                <w:t>Goals screen</w:t>
              </w:r>
            </w:ins>
          </w:p>
        </w:tc>
      </w:tr>
      <w:tr w:rsidR="0083336B" w:rsidRPr="0035438E" w14:paraId="78B307B0" w14:textId="77777777">
        <w:trPr>
          <w:ins w:id="190"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E276A1" w14:textId="77777777" w:rsidR="0083336B" w:rsidRPr="0035438E" w:rsidRDefault="0083336B" w:rsidP="0035438E">
            <w:pPr>
              <w:spacing w:after="0"/>
              <w:rPr>
                <w:ins w:id="191" w:author="Sumeet" w:date="2026-08-03T17:11:00Z"/>
                <w:rFonts w:ascii="Calibri" w:hAnsi="Calibri" w:cs="Calibri"/>
                <w:sz w:val="18"/>
                <w:szCs w:val="18"/>
              </w:rPr>
            </w:pPr>
            <w:ins w:id="192" w:author="Sumeet" w:date="2026-08-03T17:11:00Z">
              <w:r w:rsidRPr="0035438E">
                <w:rPr>
                  <w:rFonts w:ascii="Calibri" w:hAnsi="Calibri" w:cs="Calibri"/>
                  <w:sz w:val="18"/>
                  <w:szCs w:val="18"/>
                </w:rPr>
                <w:t>OPEN_MONITORING</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DE691" w14:textId="77777777" w:rsidR="0083336B" w:rsidRPr="0035438E" w:rsidRDefault="0083336B" w:rsidP="0035438E">
            <w:pPr>
              <w:spacing w:after="0"/>
              <w:rPr>
                <w:ins w:id="193" w:author="Sumeet" w:date="2026-08-03T17:11:00Z"/>
                <w:rFonts w:ascii="Calibri" w:hAnsi="Calibri" w:cs="Calibri"/>
                <w:sz w:val="18"/>
                <w:szCs w:val="18"/>
              </w:rPr>
            </w:pPr>
            <w:ins w:id="194" w:author="Sumeet" w:date="2026-08-03T17:11:00Z">
              <w:r w:rsidRPr="0035438E">
                <w:rPr>
                  <w:rFonts w:ascii="Calibri" w:hAnsi="Calibri" w:cs="Calibri"/>
                  <w:sz w:val="18"/>
                  <w:szCs w:val="18"/>
                </w:rPr>
                <w:t>Monitoring setup/detail</w:t>
              </w:r>
            </w:ins>
          </w:p>
        </w:tc>
      </w:tr>
      <w:tr w:rsidR="0083336B" w:rsidRPr="0035438E" w14:paraId="2AB7DF97" w14:textId="77777777">
        <w:trPr>
          <w:ins w:id="195"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3AE1ED" w14:textId="77777777" w:rsidR="0083336B" w:rsidRPr="0035438E" w:rsidRDefault="0083336B" w:rsidP="0035438E">
            <w:pPr>
              <w:spacing w:after="0"/>
              <w:rPr>
                <w:ins w:id="196" w:author="Sumeet" w:date="2026-08-03T17:11:00Z"/>
                <w:rFonts w:ascii="Calibri" w:hAnsi="Calibri" w:cs="Calibri"/>
                <w:sz w:val="18"/>
                <w:szCs w:val="18"/>
              </w:rPr>
            </w:pPr>
            <w:ins w:id="197" w:author="Sumeet" w:date="2026-08-03T17:11:00Z">
              <w:r w:rsidRPr="0035438E">
                <w:rPr>
                  <w:rFonts w:ascii="Calibri" w:hAnsi="Calibri" w:cs="Calibri"/>
                  <w:sz w:val="18"/>
                  <w:szCs w:val="18"/>
                </w:rPr>
                <w:t>OPEN_SYMPTOMS</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FA05A7" w14:textId="77777777" w:rsidR="0083336B" w:rsidRPr="0035438E" w:rsidRDefault="0083336B" w:rsidP="0035438E">
            <w:pPr>
              <w:spacing w:after="0"/>
              <w:rPr>
                <w:ins w:id="198" w:author="Sumeet" w:date="2026-08-03T17:11:00Z"/>
                <w:rFonts w:ascii="Calibri" w:hAnsi="Calibri" w:cs="Calibri"/>
                <w:sz w:val="18"/>
                <w:szCs w:val="18"/>
              </w:rPr>
            </w:pPr>
            <w:ins w:id="199" w:author="Sumeet" w:date="2026-08-03T17:11:00Z">
              <w:r w:rsidRPr="0035438E">
                <w:rPr>
                  <w:rFonts w:ascii="Calibri" w:hAnsi="Calibri" w:cs="Calibri"/>
                  <w:sz w:val="18"/>
                  <w:szCs w:val="18"/>
                </w:rPr>
                <w:t>Symptoms</w:t>
              </w:r>
            </w:ins>
          </w:p>
        </w:tc>
      </w:tr>
      <w:tr w:rsidR="0083336B" w:rsidRPr="0035438E" w14:paraId="00EBEFD8" w14:textId="77777777">
        <w:trPr>
          <w:ins w:id="200"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096A5C" w14:textId="77777777" w:rsidR="0083336B" w:rsidRPr="0035438E" w:rsidRDefault="0083336B" w:rsidP="0035438E">
            <w:pPr>
              <w:spacing w:after="0"/>
              <w:rPr>
                <w:ins w:id="201" w:author="Sumeet" w:date="2026-08-03T17:11:00Z"/>
                <w:rFonts w:ascii="Calibri" w:hAnsi="Calibri" w:cs="Calibri"/>
                <w:sz w:val="18"/>
                <w:szCs w:val="18"/>
              </w:rPr>
            </w:pPr>
            <w:ins w:id="202" w:author="Sumeet" w:date="2026-08-03T17:11:00Z">
              <w:r w:rsidRPr="0035438E">
                <w:rPr>
                  <w:rFonts w:ascii="Calibri" w:hAnsi="Calibri" w:cs="Calibri"/>
                  <w:sz w:val="18"/>
                  <w:szCs w:val="18"/>
                </w:rPr>
                <w:t>OPEN_TASKS</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4248B3" w14:textId="77777777" w:rsidR="0083336B" w:rsidRPr="0035438E" w:rsidRDefault="0083336B" w:rsidP="0035438E">
            <w:pPr>
              <w:spacing w:after="0"/>
              <w:rPr>
                <w:ins w:id="203" w:author="Sumeet" w:date="2026-08-03T17:11:00Z"/>
                <w:rFonts w:ascii="Calibri" w:hAnsi="Calibri" w:cs="Calibri"/>
                <w:sz w:val="18"/>
                <w:szCs w:val="18"/>
              </w:rPr>
            </w:pPr>
            <w:ins w:id="204" w:author="Sumeet" w:date="2026-08-03T17:11:00Z">
              <w:r w:rsidRPr="0035438E">
                <w:rPr>
                  <w:rFonts w:ascii="Calibri" w:hAnsi="Calibri" w:cs="Calibri"/>
                  <w:sz w:val="18"/>
                  <w:szCs w:val="18"/>
                </w:rPr>
                <w:t>Tasks/checklist</w:t>
              </w:r>
            </w:ins>
          </w:p>
        </w:tc>
      </w:tr>
      <w:tr w:rsidR="0083336B" w:rsidRPr="0035438E" w14:paraId="1760A866" w14:textId="77777777">
        <w:trPr>
          <w:ins w:id="205"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CEBC3" w14:textId="77777777" w:rsidR="0083336B" w:rsidRPr="0035438E" w:rsidRDefault="0083336B" w:rsidP="0035438E">
            <w:pPr>
              <w:spacing w:after="0"/>
              <w:rPr>
                <w:ins w:id="206" w:author="Sumeet" w:date="2026-08-03T17:11:00Z"/>
                <w:rFonts w:ascii="Calibri" w:hAnsi="Calibri" w:cs="Calibri"/>
                <w:sz w:val="18"/>
                <w:szCs w:val="18"/>
              </w:rPr>
            </w:pPr>
            <w:ins w:id="207" w:author="Sumeet" w:date="2026-08-03T17:11:00Z">
              <w:r w:rsidRPr="0035438E">
                <w:rPr>
                  <w:rFonts w:ascii="Calibri" w:hAnsi="Calibri" w:cs="Calibri"/>
                  <w:sz w:val="18"/>
                  <w:szCs w:val="18"/>
                </w:rPr>
                <w:t>OPEN_DEVICE_SETUP</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CD7DD1" w14:textId="77777777" w:rsidR="0083336B" w:rsidRPr="0035438E" w:rsidRDefault="0083336B" w:rsidP="0035438E">
            <w:pPr>
              <w:spacing w:after="0"/>
              <w:rPr>
                <w:ins w:id="208" w:author="Sumeet" w:date="2026-08-03T17:11:00Z"/>
                <w:rFonts w:ascii="Calibri" w:hAnsi="Calibri" w:cs="Calibri"/>
                <w:sz w:val="18"/>
                <w:szCs w:val="18"/>
              </w:rPr>
            </w:pPr>
            <w:ins w:id="209" w:author="Sumeet" w:date="2026-08-03T17:11:00Z">
              <w:r w:rsidRPr="0035438E">
                <w:rPr>
                  <w:rFonts w:ascii="Calibri" w:hAnsi="Calibri" w:cs="Calibri"/>
                  <w:sz w:val="18"/>
                  <w:szCs w:val="18"/>
                </w:rPr>
                <w:t>Device setup</w:t>
              </w:r>
            </w:ins>
          </w:p>
        </w:tc>
      </w:tr>
      <w:tr w:rsidR="0083336B" w:rsidRPr="0035438E" w14:paraId="6CEF58A0" w14:textId="77777777">
        <w:trPr>
          <w:ins w:id="210"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912FD" w14:textId="77777777" w:rsidR="0083336B" w:rsidRPr="0035438E" w:rsidRDefault="0083336B" w:rsidP="0035438E">
            <w:pPr>
              <w:spacing w:after="0"/>
              <w:rPr>
                <w:ins w:id="211" w:author="Sumeet" w:date="2026-08-03T17:11:00Z"/>
                <w:rFonts w:ascii="Calibri" w:hAnsi="Calibri" w:cs="Calibri"/>
                <w:sz w:val="18"/>
                <w:szCs w:val="18"/>
              </w:rPr>
            </w:pPr>
            <w:ins w:id="212" w:author="Sumeet" w:date="2026-08-03T17:11:00Z">
              <w:r w:rsidRPr="0035438E">
                <w:rPr>
                  <w:rFonts w:ascii="Calibri" w:hAnsi="Calibri" w:cs="Calibri"/>
                  <w:sz w:val="18"/>
                  <w:szCs w:val="18"/>
                </w:rPr>
                <w:t>OPEN_REVIEW</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A6E1F" w14:textId="77777777" w:rsidR="0083336B" w:rsidRPr="0035438E" w:rsidRDefault="0083336B" w:rsidP="0035438E">
            <w:pPr>
              <w:spacing w:after="0"/>
              <w:rPr>
                <w:ins w:id="213" w:author="Sumeet" w:date="2026-08-03T17:11:00Z"/>
                <w:rFonts w:ascii="Calibri" w:hAnsi="Calibri" w:cs="Calibri"/>
                <w:sz w:val="18"/>
                <w:szCs w:val="18"/>
              </w:rPr>
            </w:pPr>
            <w:ins w:id="214" w:author="Sumeet" w:date="2026-08-03T17:11:00Z">
              <w:r w:rsidRPr="0035438E">
                <w:rPr>
                  <w:rFonts w:ascii="Calibri" w:hAnsi="Calibri" w:cs="Calibri"/>
                  <w:sz w:val="18"/>
                  <w:szCs w:val="18"/>
                </w:rPr>
                <w:t>Formal Review</w:t>
              </w:r>
            </w:ins>
          </w:p>
        </w:tc>
      </w:tr>
      <w:tr w:rsidR="0083336B" w:rsidRPr="0035438E" w14:paraId="617DC80E" w14:textId="77777777">
        <w:trPr>
          <w:ins w:id="215"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7E943" w14:textId="77777777" w:rsidR="0083336B" w:rsidRPr="0035438E" w:rsidRDefault="0083336B" w:rsidP="0035438E">
            <w:pPr>
              <w:spacing w:after="0"/>
              <w:rPr>
                <w:ins w:id="216" w:author="Sumeet" w:date="2026-08-03T17:11:00Z"/>
                <w:rFonts w:ascii="Calibri" w:hAnsi="Calibri" w:cs="Calibri"/>
                <w:sz w:val="18"/>
                <w:szCs w:val="18"/>
              </w:rPr>
            </w:pPr>
            <w:ins w:id="217" w:author="Sumeet" w:date="2026-08-03T17:11:00Z">
              <w:r w:rsidRPr="0035438E">
                <w:rPr>
                  <w:rFonts w:ascii="Calibri" w:hAnsi="Calibri" w:cs="Calibri"/>
                  <w:sz w:val="18"/>
                  <w:szCs w:val="18"/>
                </w:rPr>
                <w:t>OPEN_DOCUMENTS</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C81D6" w14:textId="77777777" w:rsidR="0083336B" w:rsidRPr="0035438E" w:rsidRDefault="0083336B" w:rsidP="0035438E">
            <w:pPr>
              <w:spacing w:after="0"/>
              <w:rPr>
                <w:ins w:id="218" w:author="Sumeet" w:date="2026-08-03T17:11:00Z"/>
                <w:rFonts w:ascii="Calibri" w:hAnsi="Calibri" w:cs="Calibri"/>
                <w:sz w:val="18"/>
                <w:szCs w:val="18"/>
              </w:rPr>
            </w:pPr>
            <w:ins w:id="219" w:author="Sumeet" w:date="2026-08-03T17:11:00Z">
              <w:r w:rsidRPr="0035438E">
                <w:rPr>
                  <w:rFonts w:ascii="Calibri" w:hAnsi="Calibri" w:cs="Calibri"/>
                  <w:sz w:val="18"/>
                  <w:szCs w:val="18"/>
                </w:rPr>
                <w:t>Documents</w:t>
              </w:r>
            </w:ins>
          </w:p>
        </w:tc>
      </w:tr>
      <w:tr w:rsidR="0083336B" w:rsidRPr="0035438E" w14:paraId="3A0F5D17" w14:textId="77777777">
        <w:trPr>
          <w:ins w:id="220"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70AEB5" w14:textId="77777777" w:rsidR="0083336B" w:rsidRPr="0035438E" w:rsidRDefault="0083336B" w:rsidP="0035438E">
            <w:pPr>
              <w:spacing w:after="0"/>
              <w:rPr>
                <w:ins w:id="221" w:author="Sumeet" w:date="2026-08-03T17:11:00Z"/>
                <w:rFonts w:ascii="Calibri" w:hAnsi="Calibri" w:cs="Calibri"/>
                <w:sz w:val="18"/>
                <w:szCs w:val="18"/>
              </w:rPr>
            </w:pPr>
            <w:ins w:id="222" w:author="Sumeet" w:date="2026-08-03T17:11:00Z">
              <w:r w:rsidRPr="0035438E">
                <w:rPr>
                  <w:rFonts w:ascii="Calibri" w:hAnsi="Calibri" w:cs="Calibri"/>
                  <w:sz w:val="18"/>
                  <w:szCs w:val="18"/>
                </w:rPr>
                <w:t>OPEN_APPOINTMENT</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EB25A1" w14:textId="77777777" w:rsidR="0083336B" w:rsidRPr="0035438E" w:rsidRDefault="0083336B" w:rsidP="0035438E">
            <w:pPr>
              <w:spacing w:after="0"/>
              <w:rPr>
                <w:ins w:id="223" w:author="Sumeet" w:date="2026-08-03T17:11:00Z"/>
                <w:rFonts w:ascii="Calibri" w:hAnsi="Calibri" w:cs="Calibri"/>
                <w:sz w:val="18"/>
                <w:szCs w:val="18"/>
              </w:rPr>
            </w:pPr>
            <w:ins w:id="224" w:author="Sumeet" w:date="2026-08-03T17:11:00Z">
              <w:r w:rsidRPr="0035438E">
                <w:rPr>
                  <w:rFonts w:ascii="Calibri" w:hAnsi="Calibri" w:cs="Calibri"/>
                  <w:sz w:val="18"/>
                  <w:szCs w:val="18"/>
                </w:rPr>
                <w:t>Appointment</w:t>
              </w:r>
            </w:ins>
          </w:p>
        </w:tc>
      </w:tr>
      <w:tr w:rsidR="0083336B" w:rsidRPr="0035438E" w14:paraId="77EC6DC9" w14:textId="77777777">
        <w:trPr>
          <w:ins w:id="225" w:author="Sumeet" w:date="2026-08-03T17:11:00Z"/>
        </w:trPr>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31FC2" w14:textId="77777777" w:rsidR="0083336B" w:rsidRPr="0035438E" w:rsidRDefault="0083336B" w:rsidP="0035438E">
            <w:pPr>
              <w:spacing w:after="0"/>
              <w:rPr>
                <w:ins w:id="226" w:author="Sumeet" w:date="2026-08-03T17:11:00Z"/>
                <w:rFonts w:ascii="Calibri" w:hAnsi="Calibri" w:cs="Calibri"/>
                <w:sz w:val="18"/>
                <w:szCs w:val="18"/>
              </w:rPr>
            </w:pPr>
            <w:ins w:id="227" w:author="Sumeet" w:date="2026-08-03T17:11:00Z">
              <w:r w:rsidRPr="0035438E">
                <w:rPr>
                  <w:rFonts w:ascii="Calibri" w:hAnsi="Calibri" w:cs="Calibri"/>
                  <w:sz w:val="18"/>
                  <w:szCs w:val="18"/>
                </w:rPr>
                <w:t>OPEN_CARE_PLAN</w:t>
              </w:r>
            </w:ins>
          </w:p>
        </w:tc>
        <w:tc>
          <w:tcPr>
            <w:tcW w:w="42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963E9A" w14:textId="77777777" w:rsidR="0083336B" w:rsidRPr="0035438E" w:rsidRDefault="0083336B" w:rsidP="0035438E">
            <w:pPr>
              <w:spacing w:after="0"/>
              <w:rPr>
                <w:ins w:id="228" w:author="Sumeet" w:date="2026-08-03T17:11:00Z"/>
                <w:rFonts w:ascii="Calibri" w:hAnsi="Calibri" w:cs="Calibri"/>
                <w:sz w:val="18"/>
                <w:szCs w:val="18"/>
              </w:rPr>
            </w:pPr>
            <w:ins w:id="229" w:author="Sumeet" w:date="2026-08-03T17:11:00Z">
              <w:r w:rsidRPr="0035438E">
                <w:rPr>
                  <w:rFonts w:ascii="Calibri" w:hAnsi="Calibri" w:cs="Calibri"/>
                  <w:sz w:val="18"/>
                  <w:szCs w:val="18"/>
                </w:rPr>
                <w:t>Care Plan overview</w:t>
              </w:r>
            </w:ins>
          </w:p>
        </w:tc>
      </w:tr>
      <w:tr w:rsidR="0083336B" w:rsidRPr="0035438E" w14:paraId="3B12764E" w14:textId="77777777">
        <w:trPr>
          <w:ins w:id="230" w:author="Sumeet" w:date="2026-08-03T17:11:00Z"/>
        </w:trPr>
        <w:tc>
          <w:tcPr>
            <w:tcW w:w="26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CC20A" w14:textId="77777777" w:rsidR="0083336B" w:rsidRPr="0035438E" w:rsidRDefault="0083336B" w:rsidP="0035438E">
            <w:pPr>
              <w:spacing w:after="0"/>
              <w:rPr>
                <w:ins w:id="231" w:author="Sumeet" w:date="2026-08-03T17:11:00Z"/>
                <w:rFonts w:ascii="Calibri" w:hAnsi="Calibri" w:cs="Calibri"/>
                <w:sz w:val="18"/>
                <w:szCs w:val="18"/>
              </w:rPr>
            </w:pPr>
            <w:ins w:id="232" w:author="Sumeet" w:date="2026-08-03T17:11:00Z">
              <w:r w:rsidRPr="0035438E">
                <w:rPr>
                  <w:rFonts w:ascii="Calibri" w:hAnsi="Calibri" w:cs="Calibri"/>
                  <w:sz w:val="18"/>
                  <w:szCs w:val="18"/>
                </w:rPr>
                <w:t>MANUAL_CONFIRMATION</w:t>
              </w:r>
            </w:ins>
          </w:p>
        </w:tc>
        <w:tc>
          <w:tcPr>
            <w:tcW w:w="43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ECC36F" w14:textId="77777777" w:rsidR="0083336B" w:rsidRPr="0035438E" w:rsidRDefault="0083336B" w:rsidP="0035438E">
            <w:pPr>
              <w:spacing w:after="0"/>
              <w:rPr>
                <w:ins w:id="233" w:author="Sumeet" w:date="2026-08-03T17:11:00Z"/>
                <w:rFonts w:ascii="Calibri" w:hAnsi="Calibri" w:cs="Calibri"/>
                <w:sz w:val="18"/>
                <w:szCs w:val="18"/>
              </w:rPr>
            </w:pPr>
            <w:ins w:id="234" w:author="Sumeet" w:date="2026-08-03T17:11:00Z">
              <w:r w:rsidRPr="0035438E">
                <w:rPr>
                  <w:rFonts w:ascii="Calibri" w:hAnsi="Calibri" w:cs="Calibri"/>
                  <w:sz w:val="18"/>
                  <w:szCs w:val="18"/>
                </w:rPr>
                <w:t>No separate screen; user marks step complete</w:t>
              </w:r>
            </w:ins>
          </w:p>
        </w:tc>
      </w:tr>
    </w:tbl>
    <w:p w14:paraId="4E516746" w14:textId="77777777" w:rsidR="0083336B" w:rsidRPr="0035438E" w:rsidRDefault="0083336B" w:rsidP="0035438E">
      <w:pPr>
        <w:spacing w:after="0"/>
        <w:rPr>
          <w:ins w:id="235" w:author="Sumeet" w:date="2026-08-03T17:11:00Z"/>
          <w:rFonts w:ascii="Calibri" w:hAnsi="Calibri" w:cs="Calibri"/>
          <w:sz w:val="18"/>
          <w:szCs w:val="18"/>
        </w:rPr>
      </w:pPr>
    </w:p>
    <w:p w14:paraId="23F3D993" w14:textId="77777777" w:rsidR="0083336B" w:rsidRPr="0035438E" w:rsidRDefault="0083336B" w:rsidP="0035438E">
      <w:pPr>
        <w:spacing w:after="0"/>
        <w:rPr>
          <w:ins w:id="236" w:author="Sumeet" w:date="2026-08-03T17:11:00Z"/>
          <w:rFonts w:ascii="Calibri" w:hAnsi="Calibri" w:cs="Calibri"/>
          <w:sz w:val="18"/>
          <w:szCs w:val="18"/>
        </w:rPr>
      </w:pPr>
    </w:p>
    <w:p w14:paraId="5CEE9A84" w14:textId="77777777" w:rsidR="0083336B" w:rsidRPr="0035438E" w:rsidRDefault="0083336B" w:rsidP="0035438E">
      <w:pPr>
        <w:spacing w:after="0"/>
        <w:rPr>
          <w:ins w:id="237" w:author="Sumeet" w:date="2026-08-03T17:11:00Z"/>
          <w:rFonts w:ascii="Calibri" w:hAnsi="Calibri" w:cs="Calibri"/>
          <w:sz w:val="18"/>
          <w:szCs w:val="18"/>
        </w:rPr>
      </w:pPr>
      <w:ins w:id="238" w:author="Sumeet" w:date="2026-08-03T17:11:00Z">
        <w:r w:rsidRPr="0035438E">
          <w:rPr>
            <w:rFonts w:ascii="Calibri" w:hAnsi="Calibri" w:cs="Calibri"/>
            <w:b/>
            <w:bCs/>
            <w:sz w:val="18"/>
            <w:szCs w:val="18"/>
          </w:rPr>
          <w:t>What we will have platform level.</w:t>
        </w:r>
      </w:ins>
    </w:p>
    <w:p w14:paraId="48AAAA0C" w14:textId="77777777" w:rsidR="0083336B" w:rsidRPr="0035438E" w:rsidRDefault="0083336B" w:rsidP="0035438E">
      <w:pPr>
        <w:spacing w:after="0"/>
        <w:rPr>
          <w:ins w:id="239" w:author="Sumeet" w:date="2026-08-03T17:11:00Z"/>
          <w:rFonts w:ascii="Calibri" w:hAnsi="Calibri" w:cs="Calibri"/>
          <w:sz w:val="18"/>
          <w:szCs w:val="18"/>
        </w:rPr>
      </w:pPr>
    </w:p>
    <w:p w14:paraId="564A5E02" w14:textId="77777777" w:rsidR="0083336B" w:rsidRPr="0035438E" w:rsidRDefault="0083336B" w:rsidP="0035438E">
      <w:pPr>
        <w:spacing w:after="0"/>
        <w:rPr>
          <w:ins w:id="240" w:author="Sumeet" w:date="2026-08-03T17:11:00Z"/>
          <w:rFonts w:ascii="Calibri" w:hAnsi="Calibri" w:cs="Calibri"/>
          <w:sz w:val="18"/>
          <w:szCs w:val="18"/>
        </w:rPr>
      </w:pPr>
      <w:ins w:id="241" w:author="Sumeet" w:date="2026-08-03T17:11:00Z">
        <w:r w:rsidRPr="0035438E">
          <w:rPr>
            <w:rFonts w:ascii="Calibri" w:hAnsi="Calibri" w:cs="Calibri"/>
            <w:b/>
            <w:bCs/>
            <w:sz w:val="18"/>
            <w:szCs w:val="18"/>
          </w:rPr>
          <w:t>Onboarding:</w:t>
        </w:r>
      </w:ins>
    </w:p>
    <w:p w14:paraId="7E054FC9" w14:textId="77777777" w:rsidR="0083336B" w:rsidRPr="0035438E" w:rsidRDefault="0083336B" w:rsidP="0035438E">
      <w:pPr>
        <w:spacing w:after="0"/>
        <w:rPr>
          <w:ins w:id="242" w:author="Sumeet" w:date="2026-08-03T17:11:00Z"/>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47"/>
        <w:gridCol w:w="1064"/>
        <w:gridCol w:w="1222"/>
        <w:gridCol w:w="1066"/>
        <w:gridCol w:w="451"/>
        <w:gridCol w:w="543"/>
        <w:gridCol w:w="977"/>
        <w:gridCol w:w="1954"/>
        <w:gridCol w:w="1816"/>
      </w:tblGrid>
      <w:tr w:rsidR="0083336B" w:rsidRPr="0035438E" w14:paraId="62DE7E92" w14:textId="77777777">
        <w:trPr>
          <w:ins w:id="243" w:author="Sumeet" w:date="2026-08-03T17:11:00Z"/>
        </w:trPr>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D2C2CA" w14:textId="77777777" w:rsidR="0083336B" w:rsidRPr="0035438E" w:rsidRDefault="0083336B" w:rsidP="0035438E">
            <w:pPr>
              <w:spacing w:after="0"/>
              <w:rPr>
                <w:ins w:id="244" w:author="Sumeet" w:date="2026-08-03T17:11:00Z"/>
                <w:rFonts w:ascii="Calibri" w:hAnsi="Calibri" w:cs="Calibri"/>
                <w:sz w:val="18"/>
                <w:szCs w:val="18"/>
              </w:rPr>
            </w:pPr>
            <w:ins w:id="245" w:author="Sumeet" w:date="2026-08-03T17:11:00Z">
              <w:r w:rsidRPr="0035438E">
                <w:rPr>
                  <w:rFonts w:ascii="Calibri" w:hAnsi="Calibri" w:cs="Calibri"/>
                  <w:b/>
                  <w:bCs/>
                  <w:sz w:val="18"/>
                  <w:szCs w:val="18"/>
                </w:rPr>
                <w:t>#</w:t>
              </w:r>
            </w:ins>
          </w:p>
        </w:tc>
        <w:tc>
          <w:tcPr>
            <w:tcW w:w="16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878119" w14:textId="77777777" w:rsidR="0083336B" w:rsidRPr="0035438E" w:rsidRDefault="0083336B" w:rsidP="0035438E">
            <w:pPr>
              <w:spacing w:after="0"/>
              <w:rPr>
                <w:ins w:id="246" w:author="Sumeet" w:date="2026-08-03T17:11:00Z"/>
                <w:rFonts w:ascii="Calibri" w:hAnsi="Calibri" w:cs="Calibri"/>
                <w:sz w:val="18"/>
                <w:szCs w:val="18"/>
              </w:rPr>
            </w:pPr>
            <w:ins w:id="247" w:author="Sumeet" w:date="2026-08-03T17:11:00Z">
              <w:r w:rsidRPr="0035438E">
                <w:rPr>
                  <w:rFonts w:ascii="Calibri" w:hAnsi="Calibri" w:cs="Calibri"/>
                  <w:b/>
                  <w:bCs/>
                  <w:sz w:val="18"/>
                  <w:szCs w:val="18"/>
                </w:rPr>
                <w:t>Workflow Step</w:t>
              </w:r>
            </w:ins>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705B05" w14:textId="77777777" w:rsidR="0083336B" w:rsidRPr="0035438E" w:rsidRDefault="0083336B" w:rsidP="0035438E">
            <w:pPr>
              <w:spacing w:after="0"/>
              <w:rPr>
                <w:ins w:id="248" w:author="Sumeet" w:date="2026-08-03T17:11:00Z"/>
                <w:rFonts w:ascii="Calibri" w:hAnsi="Calibri" w:cs="Calibri"/>
                <w:sz w:val="18"/>
                <w:szCs w:val="18"/>
              </w:rPr>
            </w:pPr>
            <w:ins w:id="249" w:author="Sumeet" w:date="2026-08-03T17:11:00Z">
              <w:r w:rsidRPr="0035438E">
                <w:rPr>
                  <w:rFonts w:ascii="Calibri" w:hAnsi="Calibri" w:cs="Calibri"/>
                  <w:b/>
                  <w:bCs/>
                  <w:sz w:val="18"/>
                  <w:szCs w:val="18"/>
                </w:rPr>
                <w:t>Description / Instruction</w:t>
              </w:r>
            </w:ins>
          </w:p>
        </w:tc>
        <w:tc>
          <w:tcPr>
            <w:tcW w:w="1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0BED6" w14:textId="77777777" w:rsidR="0083336B" w:rsidRPr="0035438E" w:rsidRDefault="0083336B" w:rsidP="0035438E">
            <w:pPr>
              <w:spacing w:after="0"/>
              <w:rPr>
                <w:ins w:id="250" w:author="Sumeet" w:date="2026-08-03T17:11:00Z"/>
                <w:rFonts w:ascii="Calibri" w:hAnsi="Calibri" w:cs="Calibri"/>
                <w:sz w:val="18"/>
                <w:szCs w:val="18"/>
              </w:rPr>
            </w:pPr>
            <w:ins w:id="251" w:author="Sumeet" w:date="2026-08-03T17:11:00Z">
              <w:r w:rsidRPr="0035438E">
                <w:rPr>
                  <w:rFonts w:ascii="Calibri" w:hAnsi="Calibri" w:cs="Calibri"/>
                  <w:b/>
                  <w:bCs/>
                  <w:sz w:val="18"/>
                  <w:szCs w:val="18"/>
                </w:rPr>
                <w:t>Requirement</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85E06B" w14:textId="77777777" w:rsidR="0083336B" w:rsidRPr="0035438E" w:rsidRDefault="0083336B" w:rsidP="0035438E">
            <w:pPr>
              <w:spacing w:after="0"/>
              <w:rPr>
                <w:ins w:id="252" w:author="Sumeet" w:date="2026-08-03T17:11:00Z"/>
                <w:rFonts w:ascii="Calibri" w:hAnsi="Calibri" w:cs="Calibri"/>
                <w:sz w:val="18"/>
                <w:szCs w:val="18"/>
              </w:rPr>
            </w:pPr>
            <w:ins w:id="253" w:author="Sumeet" w:date="2026-08-03T17:11:00Z">
              <w:r w:rsidRPr="0035438E">
                <w:rPr>
                  <w:rFonts w:ascii="Calibri" w:hAnsi="Calibri" w:cs="Calibri"/>
                  <w:b/>
                  <w:bCs/>
                  <w:sz w:val="18"/>
                  <w:szCs w:val="18"/>
                </w:rPr>
                <w:t>Skip</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FF706A" w14:textId="77777777" w:rsidR="0083336B" w:rsidRPr="0035438E" w:rsidRDefault="0083336B" w:rsidP="0035438E">
            <w:pPr>
              <w:spacing w:after="0"/>
              <w:rPr>
                <w:ins w:id="254" w:author="Sumeet" w:date="2026-08-03T17:11:00Z"/>
                <w:rFonts w:ascii="Calibri" w:hAnsi="Calibri" w:cs="Calibri"/>
                <w:sz w:val="18"/>
                <w:szCs w:val="18"/>
              </w:rPr>
            </w:pPr>
            <w:ins w:id="255" w:author="Sumeet" w:date="2026-08-03T17:11:00Z">
              <w:r w:rsidRPr="0035438E">
                <w:rPr>
                  <w:rFonts w:ascii="Calibri" w:hAnsi="Calibri" w:cs="Calibri"/>
                  <w:b/>
                  <w:bCs/>
                  <w:sz w:val="18"/>
                  <w:szCs w:val="18"/>
                </w:rPr>
                <w:t>Defer</w:t>
              </w:r>
            </w:ins>
          </w:p>
        </w:tc>
        <w:tc>
          <w:tcPr>
            <w:tcW w:w="1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882FA" w14:textId="77777777" w:rsidR="0083336B" w:rsidRPr="0035438E" w:rsidRDefault="0083336B" w:rsidP="0035438E">
            <w:pPr>
              <w:spacing w:after="0"/>
              <w:rPr>
                <w:ins w:id="256" w:author="Sumeet" w:date="2026-08-03T17:11:00Z"/>
                <w:rFonts w:ascii="Calibri" w:hAnsi="Calibri" w:cs="Calibri"/>
                <w:sz w:val="18"/>
                <w:szCs w:val="18"/>
              </w:rPr>
            </w:pPr>
            <w:ins w:id="257" w:author="Sumeet" w:date="2026-08-03T17:11:00Z">
              <w:r w:rsidRPr="0035438E">
                <w:rPr>
                  <w:rFonts w:ascii="Calibri" w:hAnsi="Calibri" w:cs="Calibri"/>
                  <w:b/>
                  <w:bCs/>
                  <w:sz w:val="18"/>
                  <w:szCs w:val="18"/>
                </w:rPr>
                <w:t>Default Assignee</w:t>
              </w:r>
            </w:ins>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157CF2" w14:textId="77777777" w:rsidR="0083336B" w:rsidRPr="0035438E" w:rsidRDefault="0083336B" w:rsidP="0035438E">
            <w:pPr>
              <w:spacing w:after="0"/>
              <w:rPr>
                <w:ins w:id="258" w:author="Sumeet" w:date="2026-08-03T17:11:00Z"/>
                <w:rFonts w:ascii="Calibri" w:hAnsi="Calibri" w:cs="Calibri"/>
                <w:sz w:val="18"/>
                <w:szCs w:val="18"/>
              </w:rPr>
            </w:pPr>
            <w:ins w:id="259" w:author="Sumeet" w:date="2026-08-03T17:11:00Z">
              <w:r w:rsidRPr="0035438E">
                <w:rPr>
                  <w:rFonts w:ascii="Calibri" w:hAnsi="Calibri" w:cs="Calibri"/>
                  <w:b/>
                  <w:bCs/>
                  <w:sz w:val="18"/>
                  <w:szCs w:val="18"/>
                </w:rPr>
                <w:t>Linked Action / Screen</w:t>
              </w:r>
            </w:ins>
          </w:p>
        </w:tc>
        <w:tc>
          <w:tcPr>
            <w:tcW w:w="4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673EBC" w14:textId="77777777" w:rsidR="0083336B" w:rsidRPr="0035438E" w:rsidRDefault="0083336B" w:rsidP="0035438E">
            <w:pPr>
              <w:spacing w:after="0"/>
              <w:rPr>
                <w:ins w:id="260" w:author="Sumeet" w:date="2026-08-03T17:11:00Z"/>
                <w:rFonts w:ascii="Calibri" w:hAnsi="Calibri" w:cs="Calibri"/>
                <w:sz w:val="18"/>
                <w:szCs w:val="18"/>
              </w:rPr>
            </w:pPr>
            <w:ins w:id="261" w:author="Sumeet" w:date="2026-08-03T17:11:00Z">
              <w:r w:rsidRPr="0035438E">
                <w:rPr>
                  <w:rFonts w:ascii="Calibri" w:hAnsi="Calibri" w:cs="Calibri"/>
                  <w:b/>
                  <w:bCs/>
                  <w:sz w:val="18"/>
                  <w:szCs w:val="18"/>
                </w:rPr>
                <w:t>Checklist Items</w:t>
              </w:r>
            </w:ins>
          </w:p>
        </w:tc>
      </w:tr>
      <w:tr w:rsidR="0083336B" w:rsidRPr="0035438E" w14:paraId="2B6A1015" w14:textId="77777777">
        <w:trPr>
          <w:ins w:id="262" w:author="Sumeet" w:date="2026-08-03T17:11:00Z"/>
        </w:trPr>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AAA3CC" w14:textId="77777777" w:rsidR="0083336B" w:rsidRPr="0035438E" w:rsidRDefault="0083336B" w:rsidP="0035438E">
            <w:pPr>
              <w:spacing w:after="0"/>
              <w:rPr>
                <w:ins w:id="263" w:author="Sumeet" w:date="2026-08-03T17:11:00Z"/>
                <w:rFonts w:ascii="Calibri" w:hAnsi="Calibri" w:cs="Calibri"/>
                <w:sz w:val="18"/>
                <w:szCs w:val="18"/>
              </w:rPr>
            </w:pPr>
            <w:ins w:id="264" w:author="Sumeet" w:date="2026-08-03T17:11:00Z">
              <w:r w:rsidRPr="0035438E">
                <w:rPr>
                  <w:rFonts w:ascii="Calibri" w:hAnsi="Calibri" w:cs="Calibri"/>
                  <w:sz w:val="18"/>
                  <w:szCs w:val="18"/>
                </w:rPr>
                <w:t>1</w:t>
              </w:r>
            </w:ins>
          </w:p>
        </w:tc>
        <w:tc>
          <w:tcPr>
            <w:tcW w:w="16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5A8D26" w14:textId="77777777" w:rsidR="0083336B" w:rsidRPr="0035438E" w:rsidRDefault="0083336B" w:rsidP="0035438E">
            <w:pPr>
              <w:spacing w:after="0"/>
              <w:rPr>
                <w:ins w:id="265" w:author="Sumeet" w:date="2026-08-03T17:11:00Z"/>
                <w:rFonts w:ascii="Calibri" w:hAnsi="Calibri" w:cs="Calibri"/>
                <w:sz w:val="18"/>
                <w:szCs w:val="18"/>
              </w:rPr>
            </w:pPr>
            <w:ins w:id="266" w:author="Sumeet" w:date="2026-08-03T17:11:00Z">
              <w:r w:rsidRPr="0035438E">
                <w:rPr>
                  <w:rFonts w:ascii="Calibri" w:hAnsi="Calibri" w:cs="Calibri"/>
                  <w:b/>
                  <w:bCs/>
                  <w:sz w:val="18"/>
                  <w:szCs w:val="18"/>
                </w:rPr>
                <w:t>Patient Setup</w:t>
              </w:r>
            </w:ins>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E59B95" w14:textId="77777777" w:rsidR="0083336B" w:rsidRPr="0035438E" w:rsidRDefault="0083336B" w:rsidP="0035438E">
            <w:pPr>
              <w:spacing w:after="0"/>
              <w:rPr>
                <w:ins w:id="267" w:author="Sumeet" w:date="2026-08-03T17:11:00Z"/>
                <w:rFonts w:ascii="Calibri" w:hAnsi="Calibri" w:cs="Calibri"/>
                <w:sz w:val="18"/>
                <w:szCs w:val="18"/>
              </w:rPr>
            </w:pPr>
            <w:ins w:id="268" w:author="Sumeet" w:date="2026-08-03T17:11:00Z">
              <w:r w:rsidRPr="0035438E">
                <w:rPr>
                  <w:rFonts w:ascii="Calibri" w:hAnsi="Calibri" w:cs="Calibri"/>
                  <w:sz w:val="18"/>
                  <w:szCs w:val="18"/>
                </w:rPr>
                <w:t xml:space="preserve">Confirm the patient information and baseline details required before </w:t>
              </w:r>
              <w:r w:rsidRPr="0035438E">
                <w:rPr>
                  <w:rFonts w:ascii="Calibri" w:hAnsi="Calibri" w:cs="Calibri"/>
                  <w:sz w:val="18"/>
                  <w:szCs w:val="18"/>
                </w:rPr>
                <w:lastRenderedPageBreak/>
                <w:t>starting the program.</w:t>
              </w:r>
            </w:ins>
          </w:p>
        </w:tc>
        <w:tc>
          <w:tcPr>
            <w:tcW w:w="1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8E867D" w14:textId="77777777" w:rsidR="0083336B" w:rsidRPr="0035438E" w:rsidRDefault="0083336B" w:rsidP="0035438E">
            <w:pPr>
              <w:spacing w:after="0"/>
              <w:rPr>
                <w:ins w:id="269" w:author="Sumeet" w:date="2026-08-03T17:11:00Z"/>
                <w:rFonts w:ascii="Calibri" w:hAnsi="Calibri" w:cs="Calibri"/>
                <w:sz w:val="18"/>
                <w:szCs w:val="18"/>
              </w:rPr>
            </w:pPr>
            <w:ins w:id="270" w:author="Sumeet" w:date="2026-08-03T17:11:00Z">
              <w:r w:rsidRPr="0035438E">
                <w:rPr>
                  <w:rFonts w:ascii="Calibri" w:hAnsi="Calibri" w:cs="Calibri"/>
                  <w:sz w:val="18"/>
                  <w:szCs w:val="18"/>
                </w:rPr>
                <w:lastRenderedPageBreak/>
                <w:t>Mandatory</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CA1757" w14:textId="77777777" w:rsidR="0083336B" w:rsidRPr="0035438E" w:rsidRDefault="0083336B" w:rsidP="0035438E">
            <w:pPr>
              <w:spacing w:after="0"/>
              <w:rPr>
                <w:ins w:id="271" w:author="Sumeet" w:date="2026-08-03T17:11:00Z"/>
                <w:rFonts w:ascii="Calibri" w:hAnsi="Calibri" w:cs="Calibri"/>
                <w:sz w:val="18"/>
                <w:szCs w:val="18"/>
              </w:rPr>
            </w:pPr>
            <w:ins w:id="272" w:author="Sumeet" w:date="2026-08-03T17:11:00Z">
              <w:r w:rsidRPr="0035438E">
                <w:rPr>
                  <w:rFonts w:ascii="Calibri" w:hAnsi="Calibri" w:cs="Calibri"/>
                  <w:sz w:val="18"/>
                  <w:szCs w:val="18"/>
                </w:rPr>
                <w:t>No</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EE4BB5" w14:textId="77777777" w:rsidR="0083336B" w:rsidRPr="0035438E" w:rsidRDefault="0083336B" w:rsidP="0035438E">
            <w:pPr>
              <w:spacing w:after="0"/>
              <w:rPr>
                <w:ins w:id="273" w:author="Sumeet" w:date="2026-08-03T17:11:00Z"/>
                <w:rFonts w:ascii="Calibri" w:hAnsi="Calibri" w:cs="Calibri"/>
                <w:sz w:val="18"/>
                <w:szCs w:val="18"/>
              </w:rPr>
            </w:pPr>
            <w:ins w:id="274" w:author="Sumeet" w:date="2026-08-03T17:11:00Z">
              <w:r w:rsidRPr="0035438E">
                <w:rPr>
                  <w:rFonts w:ascii="Calibri" w:hAnsi="Calibri" w:cs="Calibri"/>
                  <w:sz w:val="18"/>
                  <w:szCs w:val="18"/>
                </w:rPr>
                <w:t>No</w:t>
              </w:r>
            </w:ins>
          </w:p>
        </w:tc>
        <w:tc>
          <w:tcPr>
            <w:tcW w:w="1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B3632" w14:textId="77777777" w:rsidR="0083336B" w:rsidRPr="0035438E" w:rsidRDefault="0083336B" w:rsidP="0035438E">
            <w:pPr>
              <w:spacing w:after="0"/>
              <w:rPr>
                <w:ins w:id="275" w:author="Sumeet" w:date="2026-08-03T17:11:00Z"/>
                <w:rFonts w:ascii="Calibri" w:hAnsi="Calibri" w:cs="Calibri"/>
                <w:sz w:val="18"/>
                <w:szCs w:val="18"/>
              </w:rPr>
            </w:pPr>
            <w:ins w:id="276" w:author="Sumeet" w:date="2026-08-03T17:11:00Z">
              <w:r w:rsidRPr="0035438E">
                <w:rPr>
                  <w:rFonts w:ascii="Calibri" w:hAnsi="Calibri" w:cs="Calibri"/>
                  <w:sz w:val="18"/>
                  <w:szCs w:val="18"/>
                </w:rPr>
                <w:t>Care Coordinator</w:t>
              </w:r>
            </w:ins>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BAF508" w14:textId="77777777" w:rsidR="0083336B" w:rsidRPr="0035438E" w:rsidRDefault="0083336B" w:rsidP="0035438E">
            <w:pPr>
              <w:spacing w:after="0"/>
              <w:rPr>
                <w:ins w:id="277" w:author="Sumeet" w:date="2026-08-03T17:11:00Z"/>
                <w:rFonts w:ascii="Calibri" w:hAnsi="Calibri" w:cs="Calibri"/>
                <w:sz w:val="18"/>
                <w:szCs w:val="18"/>
              </w:rPr>
            </w:pPr>
            <w:ins w:id="278" w:author="Sumeet" w:date="2026-08-03T17:11:00Z">
              <w:r w:rsidRPr="0035438E">
                <w:rPr>
                  <w:rFonts w:ascii="Calibri" w:hAnsi="Calibri" w:cs="Calibri"/>
                  <w:sz w:val="18"/>
                  <w:szCs w:val="18"/>
                </w:rPr>
                <w:t>OPEN_BASELINE / Patient Setup (or Admin-Profile-&gt; use new one)</w:t>
              </w:r>
            </w:ins>
          </w:p>
        </w:tc>
        <w:tc>
          <w:tcPr>
            <w:tcW w:w="4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56F7B8" w14:textId="77777777" w:rsidR="0083336B" w:rsidRPr="0035438E" w:rsidRDefault="0083336B" w:rsidP="0035438E">
            <w:pPr>
              <w:spacing w:after="0"/>
              <w:rPr>
                <w:ins w:id="279" w:author="Sumeet" w:date="2026-08-03T17:11:00Z"/>
                <w:rFonts w:ascii="Calibri" w:hAnsi="Calibri" w:cs="Calibri"/>
                <w:sz w:val="18"/>
                <w:szCs w:val="18"/>
              </w:rPr>
            </w:pPr>
            <w:ins w:id="280" w:author="Sumeet" w:date="2026-08-03T17:11:00Z">
              <w:r w:rsidRPr="0035438E">
                <w:rPr>
                  <w:rFonts w:ascii="Calibri" w:hAnsi="Calibri" w:cs="Calibri"/>
                  <w:sz w:val="18"/>
                  <w:szCs w:val="18"/>
                </w:rPr>
                <w:t>Confirm identity &amp; contact; Baseline information captured; Caregiver/family contact; Required forms/consent where applicable</w:t>
              </w:r>
            </w:ins>
          </w:p>
        </w:tc>
      </w:tr>
      <w:tr w:rsidR="0083336B" w:rsidRPr="0035438E" w14:paraId="5B9229AE" w14:textId="77777777">
        <w:trPr>
          <w:ins w:id="281" w:author="Sumeet" w:date="2026-08-03T17:11:00Z"/>
        </w:trPr>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F7BEFC" w14:textId="77777777" w:rsidR="0083336B" w:rsidRPr="0035438E" w:rsidRDefault="0083336B" w:rsidP="0035438E">
            <w:pPr>
              <w:spacing w:after="0"/>
              <w:rPr>
                <w:ins w:id="282" w:author="Sumeet" w:date="2026-08-03T17:11:00Z"/>
                <w:rFonts w:ascii="Calibri" w:hAnsi="Calibri" w:cs="Calibri"/>
                <w:sz w:val="18"/>
                <w:szCs w:val="18"/>
              </w:rPr>
            </w:pPr>
            <w:ins w:id="283" w:author="Sumeet" w:date="2026-08-03T17:11:00Z">
              <w:r w:rsidRPr="0035438E">
                <w:rPr>
                  <w:rFonts w:ascii="Calibri" w:hAnsi="Calibri" w:cs="Calibri"/>
                  <w:sz w:val="18"/>
                  <w:szCs w:val="18"/>
                </w:rPr>
                <w:lastRenderedPageBreak/>
                <w:t>2</w:t>
              </w:r>
            </w:ins>
          </w:p>
        </w:tc>
        <w:tc>
          <w:tcPr>
            <w:tcW w:w="16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69CB8" w14:textId="77777777" w:rsidR="0083336B" w:rsidRPr="0035438E" w:rsidRDefault="0083336B" w:rsidP="0035438E">
            <w:pPr>
              <w:spacing w:after="0"/>
              <w:rPr>
                <w:ins w:id="284" w:author="Sumeet" w:date="2026-08-03T17:11:00Z"/>
                <w:rFonts w:ascii="Calibri" w:hAnsi="Calibri" w:cs="Calibri"/>
                <w:sz w:val="18"/>
                <w:szCs w:val="18"/>
              </w:rPr>
            </w:pPr>
            <w:ins w:id="285" w:author="Sumeet" w:date="2026-08-03T17:11:00Z">
              <w:r w:rsidRPr="0035438E">
                <w:rPr>
                  <w:rFonts w:ascii="Calibri" w:hAnsi="Calibri" w:cs="Calibri"/>
                  <w:b/>
                  <w:bCs/>
                  <w:sz w:val="18"/>
                  <w:szCs w:val="18"/>
                </w:rPr>
                <w:t>Care Plan Walkthrough</w:t>
              </w:r>
            </w:ins>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970A25" w14:textId="77777777" w:rsidR="0083336B" w:rsidRPr="0035438E" w:rsidRDefault="0083336B" w:rsidP="0035438E">
            <w:pPr>
              <w:spacing w:after="0"/>
              <w:rPr>
                <w:ins w:id="286" w:author="Sumeet" w:date="2026-08-03T17:11:00Z"/>
                <w:rFonts w:ascii="Calibri" w:hAnsi="Calibri" w:cs="Calibri"/>
                <w:sz w:val="18"/>
                <w:szCs w:val="18"/>
              </w:rPr>
            </w:pPr>
            <w:ins w:id="287" w:author="Sumeet" w:date="2026-08-03T17:11:00Z">
              <w:r w:rsidRPr="0035438E">
                <w:rPr>
                  <w:rFonts w:ascii="Calibri" w:hAnsi="Calibri" w:cs="Calibri"/>
                  <w:sz w:val="18"/>
                  <w:szCs w:val="18"/>
                </w:rPr>
                <w:t>Explain the care plan, goals, monitoring expectations, medications and patient responsibilities.</w:t>
              </w:r>
            </w:ins>
          </w:p>
        </w:tc>
        <w:tc>
          <w:tcPr>
            <w:tcW w:w="1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D1C56" w14:textId="77777777" w:rsidR="0083336B" w:rsidRPr="0035438E" w:rsidRDefault="0083336B" w:rsidP="0035438E">
            <w:pPr>
              <w:spacing w:after="0"/>
              <w:rPr>
                <w:ins w:id="288" w:author="Sumeet" w:date="2026-08-03T17:11:00Z"/>
                <w:rFonts w:ascii="Calibri" w:hAnsi="Calibri" w:cs="Calibri"/>
                <w:sz w:val="18"/>
                <w:szCs w:val="18"/>
              </w:rPr>
            </w:pPr>
            <w:ins w:id="289" w:author="Sumeet" w:date="2026-08-03T17:11:00Z">
              <w:r w:rsidRPr="0035438E">
                <w:rPr>
                  <w:rFonts w:ascii="Calibri" w:hAnsi="Calibri" w:cs="Calibri"/>
                  <w:sz w:val="18"/>
                  <w:szCs w:val="18"/>
                </w:rPr>
                <w:t>Mandatory</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E4E27D" w14:textId="77777777" w:rsidR="0083336B" w:rsidRPr="0035438E" w:rsidRDefault="0083336B" w:rsidP="0035438E">
            <w:pPr>
              <w:spacing w:after="0"/>
              <w:rPr>
                <w:ins w:id="290" w:author="Sumeet" w:date="2026-08-03T17:11:00Z"/>
                <w:rFonts w:ascii="Calibri" w:hAnsi="Calibri" w:cs="Calibri"/>
                <w:sz w:val="18"/>
                <w:szCs w:val="18"/>
              </w:rPr>
            </w:pPr>
            <w:ins w:id="291" w:author="Sumeet" w:date="2026-08-03T17:11:00Z">
              <w:r w:rsidRPr="0035438E">
                <w:rPr>
                  <w:rFonts w:ascii="Calibri" w:hAnsi="Calibri" w:cs="Calibri"/>
                  <w:sz w:val="18"/>
                  <w:szCs w:val="18"/>
                </w:rPr>
                <w:t>No</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D1A7AE" w14:textId="77777777" w:rsidR="0083336B" w:rsidRPr="0035438E" w:rsidRDefault="0083336B" w:rsidP="0035438E">
            <w:pPr>
              <w:spacing w:after="0"/>
              <w:rPr>
                <w:ins w:id="292" w:author="Sumeet" w:date="2026-08-03T17:11:00Z"/>
                <w:rFonts w:ascii="Calibri" w:hAnsi="Calibri" w:cs="Calibri"/>
                <w:sz w:val="18"/>
                <w:szCs w:val="18"/>
              </w:rPr>
            </w:pPr>
            <w:ins w:id="293" w:author="Sumeet" w:date="2026-08-03T17:11:00Z">
              <w:r w:rsidRPr="0035438E">
                <w:rPr>
                  <w:rFonts w:ascii="Calibri" w:hAnsi="Calibri" w:cs="Calibri"/>
                  <w:sz w:val="18"/>
                  <w:szCs w:val="18"/>
                </w:rPr>
                <w:t>No</w:t>
              </w:r>
            </w:ins>
          </w:p>
        </w:tc>
        <w:tc>
          <w:tcPr>
            <w:tcW w:w="1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1AA8FC" w14:textId="77777777" w:rsidR="0083336B" w:rsidRPr="0035438E" w:rsidRDefault="0083336B" w:rsidP="0035438E">
            <w:pPr>
              <w:spacing w:after="0"/>
              <w:rPr>
                <w:ins w:id="294" w:author="Sumeet" w:date="2026-08-03T17:11:00Z"/>
                <w:rFonts w:ascii="Calibri" w:hAnsi="Calibri" w:cs="Calibri"/>
                <w:sz w:val="18"/>
                <w:szCs w:val="18"/>
              </w:rPr>
            </w:pPr>
            <w:ins w:id="295" w:author="Sumeet" w:date="2026-08-03T17:11:00Z">
              <w:r w:rsidRPr="0035438E">
                <w:rPr>
                  <w:rFonts w:ascii="Calibri" w:hAnsi="Calibri" w:cs="Calibri"/>
                  <w:sz w:val="18"/>
                  <w:szCs w:val="18"/>
                </w:rPr>
                <w:t>Care Coordinator</w:t>
              </w:r>
            </w:ins>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D19F2B" w14:textId="77777777" w:rsidR="0083336B" w:rsidRPr="0035438E" w:rsidRDefault="0083336B" w:rsidP="0035438E">
            <w:pPr>
              <w:spacing w:after="0"/>
              <w:rPr>
                <w:ins w:id="296" w:author="Sumeet" w:date="2026-08-03T17:11:00Z"/>
                <w:rFonts w:ascii="Calibri" w:hAnsi="Calibri" w:cs="Calibri"/>
                <w:sz w:val="18"/>
                <w:szCs w:val="18"/>
              </w:rPr>
            </w:pPr>
            <w:ins w:id="297" w:author="Sumeet" w:date="2026-08-03T17:11:00Z">
              <w:r w:rsidRPr="0035438E">
                <w:rPr>
                  <w:rFonts w:ascii="Calibri" w:hAnsi="Calibri" w:cs="Calibri"/>
                  <w:sz w:val="18"/>
                  <w:szCs w:val="18"/>
                </w:rPr>
                <w:t>OPEN_CARE_PLAN</w:t>
              </w:r>
            </w:ins>
          </w:p>
        </w:tc>
        <w:tc>
          <w:tcPr>
            <w:tcW w:w="4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D4035F" w14:textId="77777777" w:rsidR="0083336B" w:rsidRPr="0035438E" w:rsidRDefault="0083336B" w:rsidP="0035438E">
            <w:pPr>
              <w:spacing w:after="0"/>
              <w:rPr>
                <w:ins w:id="298" w:author="Sumeet" w:date="2026-08-03T17:11:00Z"/>
                <w:rFonts w:ascii="Calibri" w:hAnsi="Calibri" w:cs="Calibri"/>
                <w:sz w:val="18"/>
                <w:szCs w:val="18"/>
              </w:rPr>
            </w:pPr>
            <w:ins w:id="299" w:author="Sumeet" w:date="2026-08-03T17:11:00Z">
              <w:r w:rsidRPr="0035438E">
                <w:rPr>
                  <w:rFonts w:ascii="Calibri" w:hAnsi="Calibri" w:cs="Calibri"/>
                  <w:sz w:val="18"/>
                  <w:szCs w:val="18"/>
                </w:rPr>
                <w:t>Care plan overview explained; Goals explained; Monitoring explained; Medication/prescription explained where applicable; Required talking points completed</w:t>
              </w:r>
            </w:ins>
          </w:p>
        </w:tc>
      </w:tr>
      <w:tr w:rsidR="0083336B" w:rsidRPr="0035438E" w14:paraId="6F404972" w14:textId="77777777">
        <w:trPr>
          <w:ins w:id="300" w:author="Sumeet" w:date="2026-08-03T17:11:00Z"/>
        </w:trPr>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5CDB5" w14:textId="77777777" w:rsidR="0083336B" w:rsidRPr="0035438E" w:rsidRDefault="0083336B" w:rsidP="0035438E">
            <w:pPr>
              <w:spacing w:after="0"/>
              <w:rPr>
                <w:ins w:id="301" w:author="Sumeet" w:date="2026-08-03T17:11:00Z"/>
                <w:rFonts w:ascii="Calibri" w:hAnsi="Calibri" w:cs="Calibri"/>
                <w:sz w:val="18"/>
                <w:szCs w:val="18"/>
              </w:rPr>
            </w:pPr>
            <w:ins w:id="302" w:author="Sumeet" w:date="2026-08-03T17:11:00Z">
              <w:r w:rsidRPr="0035438E">
                <w:rPr>
                  <w:rFonts w:ascii="Calibri" w:hAnsi="Calibri" w:cs="Calibri"/>
                  <w:sz w:val="18"/>
                  <w:szCs w:val="18"/>
                </w:rPr>
                <w:t>3</w:t>
              </w:r>
            </w:ins>
          </w:p>
        </w:tc>
        <w:tc>
          <w:tcPr>
            <w:tcW w:w="16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155E6" w14:textId="77777777" w:rsidR="0083336B" w:rsidRPr="0035438E" w:rsidRDefault="0083336B" w:rsidP="0035438E">
            <w:pPr>
              <w:spacing w:after="0"/>
              <w:rPr>
                <w:ins w:id="303" w:author="Sumeet" w:date="2026-08-03T17:11:00Z"/>
                <w:rFonts w:ascii="Calibri" w:hAnsi="Calibri" w:cs="Calibri"/>
                <w:sz w:val="18"/>
                <w:szCs w:val="18"/>
              </w:rPr>
            </w:pPr>
            <w:ins w:id="304" w:author="Sumeet" w:date="2026-08-03T17:11:00Z">
              <w:r w:rsidRPr="0035438E">
                <w:rPr>
                  <w:rFonts w:ascii="Calibri" w:hAnsi="Calibri" w:cs="Calibri"/>
                  <w:b/>
                  <w:bCs/>
                  <w:sz w:val="18"/>
                  <w:szCs w:val="18"/>
                </w:rPr>
                <w:t>Device &amp; Readings Setup</w:t>
              </w:r>
            </w:ins>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9146C" w14:textId="77777777" w:rsidR="0083336B" w:rsidRPr="0035438E" w:rsidRDefault="0083336B" w:rsidP="0035438E">
            <w:pPr>
              <w:spacing w:after="0"/>
              <w:rPr>
                <w:ins w:id="305" w:author="Sumeet" w:date="2026-08-03T17:11:00Z"/>
                <w:rFonts w:ascii="Calibri" w:hAnsi="Calibri" w:cs="Calibri"/>
                <w:sz w:val="18"/>
                <w:szCs w:val="18"/>
              </w:rPr>
            </w:pPr>
            <w:ins w:id="306" w:author="Sumeet" w:date="2026-08-03T17:11:00Z">
              <w:r w:rsidRPr="0035438E">
                <w:rPr>
                  <w:rFonts w:ascii="Calibri" w:hAnsi="Calibri" w:cs="Calibri"/>
                  <w:sz w:val="18"/>
                  <w:szCs w:val="18"/>
                </w:rPr>
                <w:t>Confirm how the patient will provide readings and complete any required device setup.</w:t>
              </w:r>
            </w:ins>
          </w:p>
        </w:tc>
        <w:tc>
          <w:tcPr>
            <w:tcW w:w="1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615218" w14:textId="77777777" w:rsidR="0083336B" w:rsidRPr="0035438E" w:rsidRDefault="0083336B" w:rsidP="0035438E">
            <w:pPr>
              <w:spacing w:after="0"/>
              <w:rPr>
                <w:ins w:id="307" w:author="Sumeet" w:date="2026-08-03T17:11:00Z"/>
                <w:rFonts w:ascii="Calibri" w:hAnsi="Calibri" w:cs="Calibri"/>
                <w:sz w:val="18"/>
                <w:szCs w:val="18"/>
              </w:rPr>
            </w:pPr>
            <w:ins w:id="308" w:author="Sumeet" w:date="2026-08-03T17:11:00Z">
              <w:r w:rsidRPr="0035438E">
                <w:rPr>
                  <w:rFonts w:ascii="Calibri" w:hAnsi="Calibri" w:cs="Calibri"/>
                  <w:sz w:val="18"/>
                  <w:szCs w:val="18"/>
                </w:rPr>
                <w:t>Mandatory</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973AE9" w14:textId="77777777" w:rsidR="0083336B" w:rsidRPr="0035438E" w:rsidRDefault="0083336B" w:rsidP="0035438E">
            <w:pPr>
              <w:spacing w:after="0"/>
              <w:rPr>
                <w:ins w:id="309" w:author="Sumeet" w:date="2026-08-03T17:11:00Z"/>
                <w:rFonts w:ascii="Calibri" w:hAnsi="Calibri" w:cs="Calibri"/>
                <w:sz w:val="18"/>
                <w:szCs w:val="18"/>
              </w:rPr>
            </w:pPr>
            <w:ins w:id="310" w:author="Sumeet" w:date="2026-08-03T17:11:00Z">
              <w:r w:rsidRPr="0035438E">
                <w:rPr>
                  <w:rFonts w:ascii="Calibri" w:hAnsi="Calibri" w:cs="Calibri"/>
                  <w:sz w:val="18"/>
                  <w:szCs w:val="18"/>
                </w:rPr>
                <w:t>No</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BBCE78" w14:textId="77777777" w:rsidR="0083336B" w:rsidRPr="0035438E" w:rsidRDefault="0083336B" w:rsidP="0035438E">
            <w:pPr>
              <w:spacing w:after="0"/>
              <w:rPr>
                <w:ins w:id="311" w:author="Sumeet" w:date="2026-08-03T17:11:00Z"/>
                <w:rFonts w:ascii="Calibri" w:hAnsi="Calibri" w:cs="Calibri"/>
                <w:sz w:val="18"/>
                <w:szCs w:val="18"/>
              </w:rPr>
            </w:pPr>
            <w:ins w:id="312" w:author="Sumeet" w:date="2026-08-03T17:11:00Z">
              <w:r w:rsidRPr="0035438E">
                <w:rPr>
                  <w:rFonts w:ascii="Calibri" w:hAnsi="Calibri" w:cs="Calibri"/>
                  <w:sz w:val="18"/>
                  <w:szCs w:val="18"/>
                </w:rPr>
                <w:t>Yes</w:t>
              </w:r>
            </w:ins>
          </w:p>
        </w:tc>
        <w:tc>
          <w:tcPr>
            <w:tcW w:w="1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EC928F" w14:textId="77777777" w:rsidR="0083336B" w:rsidRPr="0035438E" w:rsidRDefault="0083336B" w:rsidP="0035438E">
            <w:pPr>
              <w:spacing w:after="0"/>
              <w:rPr>
                <w:ins w:id="313" w:author="Sumeet" w:date="2026-08-03T17:11:00Z"/>
                <w:rFonts w:ascii="Calibri" w:hAnsi="Calibri" w:cs="Calibri"/>
                <w:sz w:val="18"/>
                <w:szCs w:val="18"/>
              </w:rPr>
            </w:pPr>
            <w:ins w:id="314" w:author="Sumeet" w:date="2026-08-03T17:11:00Z">
              <w:r w:rsidRPr="0035438E">
                <w:rPr>
                  <w:rFonts w:ascii="Calibri" w:hAnsi="Calibri" w:cs="Calibri"/>
                  <w:sz w:val="18"/>
                  <w:szCs w:val="18"/>
                </w:rPr>
                <w:t>Care Coordinator</w:t>
              </w:r>
            </w:ins>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F3DEE" w14:textId="77777777" w:rsidR="0083336B" w:rsidRPr="0035438E" w:rsidRDefault="0083336B" w:rsidP="0035438E">
            <w:pPr>
              <w:spacing w:after="0"/>
              <w:rPr>
                <w:ins w:id="315" w:author="Sumeet" w:date="2026-08-03T17:11:00Z"/>
                <w:rFonts w:ascii="Calibri" w:hAnsi="Calibri" w:cs="Calibri"/>
                <w:sz w:val="18"/>
                <w:szCs w:val="18"/>
              </w:rPr>
            </w:pPr>
            <w:ins w:id="316" w:author="Sumeet" w:date="2026-08-03T17:11:00Z">
              <w:r w:rsidRPr="0035438E">
                <w:rPr>
                  <w:rFonts w:ascii="Calibri" w:hAnsi="Calibri" w:cs="Calibri"/>
                  <w:sz w:val="18"/>
                  <w:szCs w:val="18"/>
                </w:rPr>
                <w:t>OPEN_DEVICE_SETUP / Monitoring</w:t>
              </w:r>
            </w:ins>
          </w:p>
        </w:tc>
        <w:tc>
          <w:tcPr>
            <w:tcW w:w="4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B7C653" w14:textId="77777777" w:rsidR="0083336B" w:rsidRPr="0035438E" w:rsidRDefault="0083336B" w:rsidP="0035438E">
            <w:pPr>
              <w:spacing w:after="0"/>
              <w:rPr>
                <w:ins w:id="317" w:author="Sumeet" w:date="2026-08-03T17:11:00Z"/>
                <w:rFonts w:ascii="Calibri" w:hAnsi="Calibri" w:cs="Calibri"/>
                <w:sz w:val="18"/>
                <w:szCs w:val="18"/>
              </w:rPr>
            </w:pPr>
            <w:ins w:id="318" w:author="Sumeet" w:date="2026-08-03T17:11:00Z">
              <w:r w:rsidRPr="0035438E">
                <w:rPr>
                  <w:rFonts w:ascii="Calibri" w:hAnsi="Calibri" w:cs="Calibri"/>
                  <w:sz w:val="18"/>
                  <w:szCs w:val="18"/>
                </w:rPr>
                <w:t>Device path confirmed; Device paired/setup where applicable; Reading source confirmed; First reading captured where required</w:t>
              </w:r>
            </w:ins>
          </w:p>
        </w:tc>
      </w:tr>
      <w:tr w:rsidR="0083336B" w:rsidRPr="0035438E" w14:paraId="0D559487" w14:textId="77777777">
        <w:trPr>
          <w:ins w:id="319" w:author="Sumeet" w:date="2026-08-03T17:11:00Z"/>
        </w:trPr>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4E9ED1" w14:textId="77777777" w:rsidR="0083336B" w:rsidRPr="0035438E" w:rsidRDefault="0083336B" w:rsidP="0035438E">
            <w:pPr>
              <w:spacing w:after="0"/>
              <w:rPr>
                <w:ins w:id="320" w:author="Sumeet" w:date="2026-08-03T17:11:00Z"/>
                <w:rFonts w:ascii="Calibri" w:hAnsi="Calibri" w:cs="Calibri"/>
                <w:sz w:val="18"/>
                <w:szCs w:val="18"/>
              </w:rPr>
            </w:pPr>
            <w:ins w:id="321" w:author="Sumeet" w:date="2026-08-03T17:11:00Z">
              <w:r w:rsidRPr="0035438E">
                <w:rPr>
                  <w:rFonts w:ascii="Calibri" w:hAnsi="Calibri" w:cs="Calibri"/>
                  <w:sz w:val="18"/>
                  <w:szCs w:val="18"/>
                </w:rPr>
                <w:t>4</w:t>
              </w:r>
            </w:ins>
          </w:p>
        </w:tc>
        <w:tc>
          <w:tcPr>
            <w:tcW w:w="16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2F69E7" w14:textId="77777777" w:rsidR="0083336B" w:rsidRPr="0035438E" w:rsidRDefault="0083336B" w:rsidP="0035438E">
            <w:pPr>
              <w:spacing w:after="0"/>
              <w:rPr>
                <w:ins w:id="322" w:author="Sumeet" w:date="2026-08-03T17:11:00Z"/>
                <w:rFonts w:ascii="Calibri" w:hAnsi="Calibri" w:cs="Calibri"/>
                <w:sz w:val="18"/>
                <w:szCs w:val="18"/>
              </w:rPr>
            </w:pPr>
            <w:ins w:id="323" w:author="Sumeet" w:date="2026-08-03T17:11:00Z">
              <w:r w:rsidRPr="0035438E">
                <w:rPr>
                  <w:rFonts w:ascii="Calibri" w:hAnsi="Calibri" w:cs="Calibri"/>
                  <w:b/>
                  <w:bCs/>
                  <w:sz w:val="18"/>
                  <w:szCs w:val="18"/>
                </w:rPr>
                <w:t>Schedule &amp; Next Steps</w:t>
              </w:r>
            </w:ins>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EA2AD" w14:textId="77777777" w:rsidR="0083336B" w:rsidRPr="0035438E" w:rsidRDefault="0083336B" w:rsidP="0035438E">
            <w:pPr>
              <w:spacing w:after="0"/>
              <w:rPr>
                <w:ins w:id="324" w:author="Sumeet" w:date="2026-08-03T17:11:00Z"/>
                <w:rFonts w:ascii="Calibri" w:hAnsi="Calibri" w:cs="Calibri"/>
                <w:sz w:val="18"/>
                <w:szCs w:val="18"/>
              </w:rPr>
            </w:pPr>
            <w:ins w:id="325" w:author="Sumeet" w:date="2026-08-03T17:11:00Z">
              <w:r w:rsidRPr="0035438E">
                <w:rPr>
                  <w:rFonts w:ascii="Calibri" w:hAnsi="Calibri" w:cs="Calibri"/>
                  <w:sz w:val="18"/>
                  <w:szCs w:val="18"/>
                </w:rPr>
                <w:t>Confirm the review cadence and what the patient should expect next.</w:t>
              </w:r>
            </w:ins>
          </w:p>
        </w:tc>
        <w:tc>
          <w:tcPr>
            <w:tcW w:w="1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B3A5EF" w14:textId="77777777" w:rsidR="0083336B" w:rsidRPr="0035438E" w:rsidRDefault="0083336B" w:rsidP="0035438E">
            <w:pPr>
              <w:spacing w:after="0"/>
              <w:rPr>
                <w:ins w:id="326" w:author="Sumeet" w:date="2026-08-03T17:11:00Z"/>
                <w:rFonts w:ascii="Calibri" w:hAnsi="Calibri" w:cs="Calibri"/>
                <w:sz w:val="18"/>
                <w:szCs w:val="18"/>
              </w:rPr>
            </w:pPr>
            <w:ins w:id="327" w:author="Sumeet" w:date="2026-08-03T17:11:00Z">
              <w:r w:rsidRPr="0035438E">
                <w:rPr>
                  <w:rFonts w:ascii="Calibri" w:hAnsi="Calibri" w:cs="Calibri"/>
                  <w:sz w:val="18"/>
                  <w:szCs w:val="18"/>
                </w:rPr>
                <w:t>Mandatory</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1888E" w14:textId="77777777" w:rsidR="0083336B" w:rsidRPr="0035438E" w:rsidRDefault="0083336B" w:rsidP="0035438E">
            <w:pPr>
              <w:spacing w:after="0"/>
              <w:rPr>
                <w:ins w:id="328" w:author="Sumeet" w:date="2026-08-03T17:11:00Z"/>
                <w:rFonts w:ascii="Calibri" w:hAnsi="Calibri" w:cs="Calibri"/>
                <w:sz w:val="18"/>
                <w:szCs w:val="18"/>
              </w:rPr>
            </w:pPr>
            <w:ins w:id="329" w:author="Sumeet" w:date="2026-08-03T17:11:00Z">
              <w:r w:rsidRPr="0035438E">
                <w:rPr>
                  <w:rFonts w:ascii="Calibri" w:hAnsi="Calibri" w:cs="Calibri"/>
                  <w:sz w:val="18"/>
                  <w:szCs w:val="18"/>
                </w:rPr>
                <w:t>No</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109B68" w14:textId="77777777" w:rsidR="0083336B" w:rsidRPr="0035438E" w:rsidRDefault="0083336B" w:rsidP="0035438E">
            <w:pPr>
              <w:spacing w:after="0"/>
              <w:rPr>
                <w:ins w:id="330" w:author="Sumeet" w:date="2026-08-03T17:11:00Z"/>
                <w:rFonts w:ascii="Calibri" w:hAnsi="Calibri" w:cs="Calibri"/>
                <w:sz w:val="18"/>
                <w:szCs w:val="18"/>
              </w:rPr>
            </w:pPr>
            <w:ins w:id="331" w:author="Sumeet" w:date="2026-08-03T17:11:00Z">
              <w:r w:rsidRPr="0035438E">
                <w:rPr>
                  <w:rFonts w:ascii="Calibri" w:hAnsi="Calibri" w:cs="Calibri"/>
                  <w:sz w:val="18"/>
                  <w:szCs w:val="18"/>
                </w:rPr>
                <w:t>Yes</w:t>
              </w:r>
            </w:ins>
          </w:p>
        </w:tc>
        <w:tc>
          <w:tcPr>
            <w:tcW w:w="1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26CD4F" w14:textId="77777777" w:rsidR="0083336B" w:rsidRPr="0035438E" w:rsidRDefault="0083336B" w:rsidP="0035438E">
            <w:pPr>
              <w:spacing w:after="0"/>
              <w:rPr>
                <w:ins w:id="332" w:author="Sumeet" w:date="2026-08-03T17:11:00Z"/>
                <w:rFonts w:ascii="Calibri" w:hAnsi="Calibri" w:cs="Calibri"/>
                <w:sz w:val="18"/>
                <w:szCs w:val="18"/>
              </w:rPr>
            </w:pPr>
            <w:ins w:id="333" w:author="Sumeet" w:date="2026-08-03T17:11:00Z">
              <w:r w:rsidRPr="0035438E">
                <w:rPr>
                  <w:rFonts w:ascii="Calibri" w:hAnsi="Calibri" w:cs="Calibri"/>
                  <w:sz w:val="18"/>
                  <w:szCs w:val="18"/>
                </w:rPr>
                <w:t>Care Coordinator</w:t>
              </w:r>
            </w:ins>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F1215" w14:textId="77777777" w:rsidR="0083336B" w:rsidRPr="0035438E" w:rsidRDefault="0083336B" w:rsidP="0035438E">
            <w:pPr>
              <w:spacing w:after="0"/>
              <w:rPr>
                <w:ins w:id="334" w:author="Sumeet" w:date="2026-08-03T17:11:00Z"/>
                <w:rFonts w:ascii="Calibri" w:hAnsi="Calibri" w:cs="Calibri"/>
                <w:sz w:val="18"/>
                <w:szCs w:val="18"/>
              </w:rPr>
            </w:pPr>
            <w:ins w:id="335" w:author="Sumeet" w:date="2026-08-03T17:11:00Z">
              <w:r w:rsidRPr="0035438E">
                <w:rPr>
                  <w:rFonts w:ascii="Calibri" w:hAnsi="Calibri" w:cs="Calibri"/>
                  <w:sz w:val="18"/>
                  <w:szCs w:val="18"/>
                </w:rPr>
                <w:t>OPEN_APPOINTMENT / Review Schedule</w:t>
              </w:r>
            </w:ins>
          </w:p>
        </w:tc>
        <w:tc>
          <w:tcPr>
            <w:tcW w:w="4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5AD48" w14:textId="77777777" w:rsidR="0083336B" w:rsidRPr="0035438E" w:rsidRDefault="0083336B" w:rsidP="0035438E">
            <w:pPr>
              <w:spacing w:after="0"/>
              <w:rPr>
                <w:ins w:id="336" w:author="Sumeet" w:date="2026-08-03T17:11:00Z"/>
                <w:rFonts w:ascii="Calibri" w:hAnsi="Calibri" w:cs="Calibri"/>
                <w:sz w:val="18"/>
                <w:szCs w:val="18"/>
              </w:rPr>
            </w:pPr>
            <w:ins w:id="337" w:author="Sumeet" w:date="2026-08-03T17:11:00Z">
              <w:r w:rsidRPr="0035438E">
                <w:rPr>
                  <w:rFonts w:ascii="Calibri" w:hAnsi="Calibri" w:cs="Calibri"/>
                  <w:sz w:val="18"/>
                  <w:szCs w:val="18"/>
                </w:rPr>
                <w:t>Review cadence confirmed; Next appointment/call/action scheduled where required</w:t>
              </w:r>
            </w:ins>
          </w:p>
        </w:tc>
      </w:tr>
      <w:tr w:rsidR="0083336B" w:rsidRPr="0035438E" w14:paraId="2EAD54FC" w14:textId="77777777">
        <w:trPr>
          <w:ins w:id="338" w:author="Sumeet" w:date="2026-08-03T17:11:00Z"/>
        </w:trPr>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2FABC7" w14:textId="77777777" w:rsidR="0083336B" w:rsidRPr="0035438E" w:rsidRDefault="0083336B" w:rsidP="0035438E">
            <w:pPr>
              <w:spacing w:after="0"/>
              <w:rPr>
                <w:ins w:id="339" w:author="Sumeet" w:date="2026-08-03T17:11:00Z"/>
                <w:rFonts w:ascii="Calibri" w:hAnsi="Calibri" w:cs="Calibri"/>
                <w:sz w:val="18"/>
                <w:szCs w:val="18"/>
              </w:rPr>
            </w:pPr>
            <w:ins w:id="340" w:author="Sumeet" w:date="2026-08-03T17:11:00Z">
              <w:r w:rsidRPr="0035438E">
                <w:rPr>
                  <w:rFonts w:ascii="Calibri" w:hAnsi="Calibri" w:cs="Calibri"/>
                  <w:sz w:val="18"/>
                  <w:szCs w:val="18"/>
                </w:rPr>
                <w:t>5</w:t>
              </w:r>
            </w:ins>
          </w:p>
        </w:tc>
        <w:tc>
          <w:tcPr>
            <w:tcW w:w="16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DDB5A0" w14:textId="77777777" w:rsidR="0083336B" w:rsidRPr="0035438E" w:rsidRDefault="0083336B" w:rsidP="0035438E">
            <w:pPr>
              <w:spacing w:after="0"/>
              <w:rPr>
                <w:ins w:id="341" w:author="Sumeet" w:date="2026-08-03T17:11:00Z"/>
                <w:rFonts w:ascii="Calibri" w:hAnsi="Calibri" w:cs="Calibri"/>
                <w:sz w:val="18"/>
                <w:szCs w:val="18"/>
              </w:rPr>
            </w:pPr>
            <w:ins w:id="342" w:author="Sumeet" w:date="2026-08-03T17:11:00Z">
              <w:r w:rsidRPr="0035438E">
                <w:rPr>
                  <w:rFonts w:ascii="Calibri" w:hAnsi="Calibri" w:cs="Calibri"/>
                  <w:b/>
                  <w:bCs/>
                  <w:sz w:val="18"/>
                  <w:szCs w:val="18"/>
                </w:rPr>
                <w:t>Complete Onboarding</w:t>
              </w:r>
            </w:ins>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8DAE24" w14:textId="77777777" w:rsidR="0083336B" w:rsidRPr="0035438E" w:rsidRDefault="0083336B" w:rsidP="0035438E">
            <w:pPr>
              <w:spacing w:after="0"/>
              <w:rPr>
                <w:ins w:id="343" w:author="Sumeet" w:date="2026-08-03T17:11:00Z"/>
                <w:rFonts w:ascii="Calibri" w:hAnsi="Calibri" w:cs="Calibri"/>
                <w:sz w:val="18"/>
                <w:szCs w:val="18"/>
              </w:rPr>
            </w:pPr>
            <w:ins w:id="344" w:author="Sumeet" w:date="2026-08-03T17:11:00Z">
              <w:r w:rsidRPr="0035438E">
                <w:rPr>
                  <w:rFonts w:ascii="Calibri" w:hAnsi="Calibri" w:cs="Calibri"/>
                  <w:sz w:val="18"/>
                  <w:szCs w:val="18"/>
                </w:rPr>
                <w:t>Confirm all required onboarding items are complete and record the final onboarding summary.</w:t>
              </w:r>
            </w:ins>
          </w:p>
        </w:tc>
        <w:tc>
          <w:tcPr>
            <w:tcW w:w="1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5E6E07" w14:textId="77777777" w:rsidR="0083336B" w:rsidRPr="0035438E" w:rsidRDefault="0083336B" w:rsidP="0035438E">
            <w:pPr>
              <w:spacing w:after="0"/>
              <w:rPr>
                <w:ins w:id="345" w:author="Sumeet" w:date="2026-08-03T17:11:00Z"/>
                <w:rFonts w:ascii="Calibri" w:hAnsi="Calibri" w:cs="Calibri"/>
                <w:sz w:val="18"/>
                <w:szCs w:val="18"/>
              </w:rPr>
            </w:pPr>
            <w:ins w:id="346" w:author="Sumeet" w:date="2026-08-03T17:11:00Z">
              <w:r w:rsidRPr="0035438E">
                <w:rPr>
                  <w:rFonts w:ascii="Calibri" w:hAnsi="Calibri" w:cs="Calibri"/>
                  <w:sz w:val="18"/>
                  <w:szCs w:val="18"/>
                </w:rPr>
                <w:t>Mandatory</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AFB8F2" w14:textId="77777777" w:rsidR="0083336B" w:rsidRPr="0035438E" w:rsidRDefault="0083336B" w:rsidP="0035438E">
            <w:pPr>
              <w:spacing w:after="0"/>
              <w:rPr>
                <w:ins w:id="347" w:author="Sumeet" w:date="2026-08-03T17:11:00Z"/>
                <w:rFonts w:ascii="Calibri" w:hAnsi="Calibri" w:cs="Calibri"/>
                <w:sz w:val="18"/>
                <w:szCs w:val="18"/>
              </w:rPr>
            </w:pPr>
            <w:ins w:id="348" w:author="Sumeet" w:date="2026-08-03T17:11:00Z">
              <w:r w:rsidRPr="0035438E">
                <w:rPr>
                  <w:rFonts w:ascii="Calibri" w:hAnsi="Calibri" w:cs="Calibri"/>
                  <w:sz w:val="18"/>
                  <w:szCs w:val="18"/>
                </w:rPr>
                <w:t>No</w:t>
              </w:r>
            </w:ins>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56CA72" w14:textId="77777777" w:rsidR="0083336B" w:rsidRPr="0035438E" w:rsidRDefault="0083336B" w:rsidP="0035438E">
            <w:pPr>
              <w:spacing w:after="0"/>
              <w:rPr>
                <w:ins w:id="349" w:author="Sumeet" w:date="2026-08-03T17:11:00Z"/>
                <w:rFonts w:ascii="Calibri" w:hAnsi="Calibri" w:cs="Calibri"/>
                <w:sz w:val="18"/>
                <w:szCs w:val="18"/>
              </w:rPr>
            </w:pPr>
            <w:ins w:id="350" w:author="Sumeet" w:date="2026-08-03T17:11:00Z">
              <w:r w:rsidRPr="0035438E">
                <w:rPr>
                  <w:rFonts w:ascii="Calibri" w:hAnsi="Calibri" w:cs="Calibri"/>
                  <w:sz w:val="18"/>
                  <w:szCs w:val="18"/>
                </w:rPr>
                <w:t>No</w:t>
              </w:r>
            </w:ins>
          </w:p>
        </w:tc>
        <w:tc>
          <w:tcPr>
            <w:tcW w:w="1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A14989" w14:textId="77777777" w:rsidR="0083336B" w:rsidRPr="0035438E" w:rsidRDefault="0083336B" w:rsidP="0035438E">
            <w:pPr>
              <w:spacing w:after="0"/>
              <w:rPr>
                <w:ins w:id="351" w:author="Sumeet" w:date="2026-08-03T17:11:00Z"/>
                <w:rFonts w:ascii="Calibri" w:hAnsi="Calibri" w:cs="Calibri"/>
                <w:sz w:val="18"/>
                <w:szCs w:val="18"/>
              </w:rPr>
            </w:pPr>
            <w:ins w:id="352" w:author="Sumeet" w:date="2026-08-03T17:11:00Z">
              <w:r w:rsidRPr="0035438E">
                <w:rPr>
                  <w:rFonts w:ascii="Calibri" w:hAnsi="Calibri" w:cs="Calibri"/>
                  <w:sz w:val="18"/>
                  <w:szCs w:val="18"/>
                </w:rPr>
                <w:t>Care Coordinator</w:t>
              </w:r>
            </w:ins>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8EE99A" w14:textId="77777777" w:rsidR="0083336B" w:rsidRPr="0035438E" w:rsidRDefault="0083336B" w:rsidP="0035438E">
            <w:pPr>
              <w:spacing w:after="0"/>
              <w:rPr>
                <w:ins w:id="353" w:author="Sumeet" w:date="2026-08-03T17:11:00Z"/>
                <w:rFonts w:ascii="Calibri" w:hAnsi="Calibri" w:cs="Calibri"/>
                <w:sz w:val="18"/>
                <w:szCs w:val="18"/>
              </w:rPr>
            </w:pPr>
            <w:ins w:id="354" w:author="Sumeet" w:date="2026-08-03T17:11:00Z">
              <w:r w:rsidRPr="0035438E">
                <w:rPr>
                  <w:rFonts w:ascii="Calibri" w:hAnsi="Calibri" w:cs="Calibri"/>
                  <w:sz w:val="18"/>
                  <w:szCs w:val="18"/>
                </w:rPr>
                <w:t>COMPLETE_ONBOARDING</w:t>
              </w:r>
            </w:ins>
          </w:p>
        </w:tc>
        <w:tc>
          <w:tcPr>
            <w:tcW w:w="4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A4BB2C" w14:textId="77777777" w:rsidR="0083336B" w:rsidRPr="0035438E" w:rsidRDefault="0083336B" w:rsidP="0035438E">
            <w:pPr>
              <w:spacing w:after="0"/>
              <w:rPr>
                <w:ins w:id="355" w:author="Sumeet" w:date="2026-08-03T17:11:00Z"/>
                <w:rFonts w:ascii="Calibri" w:hAnsi="Calibri" w:cs="Calibri"/>
                <w:sz w:val="18"/>
                <w:szCs w:val="18"/>
              </w:rPr>
            </w:pPr>
            <w:ins w:id="356" w:author="Sumeet" w:date="2026-08-03T17:11:00Z">
              <w:r w:rsidRPr="0035438E">
                <w:rPr>
                  <w:rFonts w:ascii="Calibri" w:hAnsi="Calibri" w:cs="Calibri"/>
                  <w:sz w:val="18"/>
                  <w:szCs w:val="18"/>
                </w:rPr>
                <w:t>Required forms completed; No unresolved blocking items; Onboarding summary note completed</w:t>
              </w:r>
            </w:ins>
          </w:p>
        </w:tc>
      </w:tr>
    </w:tbl>
    <w:p w14:paraId="4AA224C2" w14:textId="77777777" w:rsidR="0083336B" w:rsidRPr="0035438E" w:rsidRDefault="0083336B" w:rsidP="0035438E">
      <w:pPr>
        <w:spacing w:after="0"/>
        <w:rPr>
          <w:ins w:id="357" w:author="Sumeet" w:date="2026-08-03T17:11:00Z"/>
          <w:rFonts w:ascii="Calibri" w:hAnsi="Calibri" w:cs="Calibri"/>
          <w:sz w:val="18"/>
          <w:szCs w:val="18"/>
        </w:rPr>
      </w:pPr>
    </w:p>
    <w:p w14:paraId="4968FED1" w14:textId="77777777" w:rsidR="0083336B" w:rsidRPr="0035438E" w:rsidRDefault="0083336B" w:rsidP="0035438E">
      <w:pPr>
        <w:spacing w:after="0"/>
        <w:rPr>
          <w:ins w:id="358" w:author="Sumeet" w:date="2026-08-03T17:11:00Z"/>
          <w:rFonts w:ascii="Calibri" w:hAnsi="Calibri" w:cs="Calibri"/>
          <w:sz w:val="18"/>
          <w:szCs w:val="18"/>
        </w:rPr>
      </w:pPr>
      <w:ins w:id="359" w:author="Sumeet" w:date="2026-08-03T17:11:00Z">
        <w:r w:rsidRPr="0035438E">
          <w:rPr>
            <w:rFonts w:ascii="Calibri" w:hAnsi="Calibri" w:cs="Calibri"/>
            <w:b/>
            <w:bCs/>
            <w:sz w:val="18"/>
            <w:szCs w:val="18"/>
          </w:rPr>
          <w:t>Checklist item detail (Onboarding)</w:t>
        </w:r>
      </w:ins>
    </w:p>
    <w:p w14:paraId="5C0477AF" w14:textId="77777777" w:rsidR="0083336B" w:rsidRPr="0035438E" w:rsidRDefault="0083336B" w:rsidP="0035438E">
      <w:pPr>
        <w:spacing w:after="0"/>
        <w:rPr>
          <w:ins w:id="360" w:author="Sumeet" w:date="2026-08-03T17:11:00Z"/>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11"/>
        <w:gridCol w:w="1688"/>
        <w:gridCol w:w="2350"/>
        <w:gridCol w:w="1183"/>
        <w:gridCol w:w="2712"/>
      </w:tblGrid>
      <w:tr w:rsidR="0083336B" w:rsidRPr="0035438E" w14:paraId="0AECB098" w14:textId="77777777">
        <w:trPr>
          <w:trHeight w:val="430"/>
          <w:ins w:id="361"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27053A9" w14:textId="77777777" w:rsidR="0083336B" w:rsidRPr="0035438E" w:rsidRDefault="0083336B" w:rsidP="0035438E">
            <w:pPr>
              <w:spacing w:after="0"/>
              <w:rPr>
                <w:ins w:id="362" w:author="Sumeet" w:date="2026-08-03T17:11:00Z"/>
                <w:rFonts w:ascii="Calibri" w:hAnsi="Calibri" w:cs="Calibri"/>
                <w:sz w:val="18"/>
                <w:szCs w:val="18"/>
              </w:rPr>
            </w:pPr>
            <w:ins w:id="363" w:author="Sumeet" w:date="2026-08-03T17:11:00Z">
              <w:r w:rsidRPr="0035438E">
                <w:rPr>
                  <w:rFonts w:ascii="Calibri" w:hAnsi="Calibri" w:cs="Calibri"/>
                  <w:b/>
                  <w:bCs/>
                  <w:sz w:val="18"/>
                  <w:szCs w:val="18"/>
                </w:rPr>
                <w:t>Parent Step</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A464121" w14:textId="77777777" w:rsidR="0083336B" w:rsidRPr="0035438E" w:rsidRDefault="0083336B" w:rsidP="0035438E">
            <w:pPr>
              <w:spacing w:after="0"/>
              <w:rPr>
                <w:ins w:id="364" w:author="Sumeet" w:date="2026-08-03T17:11:00Z"/>
                <w:rFonts w:ascii="Calibri" w:hAnsi="Calibri" w:cs="Calibri"/>
                <w:sz w:val="18"/>
                <w:szCs w:val="18"/>
              </w:rPr>
            </w:pPr>
            <w:ins w:id="365" w:author="Sumeet" w:date="2026-08-03T17:11:00Z">
              <w:r w:rsidRPr="0035438E">
                <w:rPr>
                  <w:rFonts w:ascii="Calibri" w:hAnsi="Calibri" w:cs="Calibri"/>
                  <w:b/>
                  <w:bCs/>
                  <w:sz w:val="18"/>
                  <w:szCs w:val="18"/>
                </w:rPr>
                <w:t>Checklist Item</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43D5473" w14:textId="77777777" w:rsidR="0083336B" w:rsidRPr="0035438E" w:rsidRDefault="0083336B" w:rsidP="0035438E">
            <w:pPr>
              <w:spacing w:after="0"/>
              <w:rPr>
                <w:ins w:id="366" w:author="Sumeet" w:date="2026-08-03T17:11:00Z"/>
                <w:rFonts w:ascii="Calibri" w:hAnsi="Calibri" w:cs="Calibri"/>
                <w:sz w:val="18"/>
                <w:szCs w:val="18"/>
              </w:rPr>
            </w:pPr>
            <w:ins w:id="367" w:author="Sumeet" w:date="2026-08-03T17:11:00Z">
              <w:r w:rsidRPr="0035438E">
                <w:rPr>
                  <w:rFonts w:ascii="Calibri" w:hAnsi="Calibri" w:cs="Calibri"/>
                  <w:b/>
                  <w:bCs/>
                  <w:sz w:val="18"/>
                  <w:szCs w:val="18"/>
                </w:rPr>
                <w:t>Linking</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0FDD81DE" w14:textId="77777777" w:rsidR="0083336B" w:rsidRPr="0035438E" w:rsidRDefault="0083336B" w:rsidP="0035438E">
            <w:pPr>
              <w:spacing w:after="0"/>
              <w:rPr>
                <w:ins w:id="368" w:author="Sumeet" w:date="2026-08-03T17:11:00Z"/>
                <w:rFonts w:ascii="Calibri" w:hAnsi="Calibri" w:cs="Calibri"/>
                <w:sz w:val="18"/>
                <w:szCs w:val="18"/>
              </w:rPr>
            </w:pPr>
            <w:ins w:id="369" w:author="Sumeet" w:date="2026-08-03T17:11:00Z">
              <w:r w:rsidRPr="0035438E">
                <w:rPr>
                  <w:rFonts w:ascii="Calibri" w:hAnsi="Calibri" w:cs="Calibri"/>
                  <w:b/>
                  <w:bCs/>
                  <w:sz w:val="18"/>
                  <w:szCs w:val="18"/>
                </w:rPr>
                <w:t>Mandatory?</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FCBDD11" w14:textId="77777777" w:rsidR="0083336B" w:rsidRPr="0035438E" w:rsidRDefault="0083336B" w:rsidP="0035438E">
            <w:pPr>
              <w:spacing w:after="0"/>
              <w:rPr>
                <w:ins w:id="370" w:author="Sumeet" w:date="2026-08-03T17:11:00Z"/>
                <w:rFonts w:ascii="Calibri" w:hAnsi="Calibri" w:cs="Calibri"/>
                <w:sz w:val="18"/>
                <w:szCs w:val="18"/>
              </w:rPr>
            </w:pPr>
            <w:ins w:id="371" w:author="Sumeet" w:date="2026-08-03T17:11:00Z">
              <w:r w:rsidRPr="0035438E">
                <w:rPr>
                  <w:rFonts w:ascii="Calibri" w:hAnsi="Calibri" w:cs="Calibri"/>
                  <w:b/>
                  <w:bCs/>
                  <w:sz w:val="18"/>
                  <w:szCs w:val="18"/>
                </w:rPr>
                <w:t>Notes</w:t>
              </w:r>
            </w:ins>
          </w:p>
        </w:tc>
      </w:tr>
      <w:tr w:rsidR="0083336B" w:rsidRPr="0035438E" w14:paraId="40EB22E1" w14:textId="77777777">
        <w:trPr>
          <w:trHeight w:val="430"/>
          <w:ins w:id="372"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53F5B69" w14:textId="77777777" w:rsidR="0083336B" w:rsidRPr="0035438E" w:rsidRDefault="0083336B" w:rsidP="0035438E">
            <w:pPr>
              <w:spacing w:after="0"/>
              <w:rPr>
                <w:ins w:id="373" w:author="Sumeet" w:date="2026-08-03T17:11:00Z"/>
                <w:rFonts w:ascii="Calibri" w:hAnsi="Calibri" w:cs="Calibri"/>
                <w:sz w:val="18"/>
                <w:szCs w:val="18"/>
              </w:rPr>
            </w:pPr>
            <w:ins w:id="374" w:author="Sumeet" w:date="2026-08-03T17:11:00Z">
              <w:r w:rsidRPr="0035438E">
                <w:rPr>
                  <w:rFonts w:ascii="Calibri" w:hAnsi="Calibri" w:cs="Calibri"/>
                  <w:sz w:val="18"/>
                  <w:szCs w:val="18"/>
                </w:rPr>
                <w:t>Patient Setup</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5AA29AB8" w14:textId="77777777" w:rsidR="0083336B" w:rsidRPr="0035438E" w:rsidRDefault="0083336B" w:rsidP="0035438E">
            <w:pPr>
              <w:spacing w:after="0"/>
              <w:rPr>
                <w:ins w:id="375" w:author="Sumeet" w:date="2026-08-03T17:11:00Z"/>
                <w:rFonts w:ascii="Calibri" w:hAnsi="Calibri" w:cs="Calibri"/>
                <w:sz w:val="18"/>
                <w:szCs w:val="18"/>
              </w:rPr>
            </w:pPr>
            <w:ins w:id="376" w:author="Sumeet" w:date="2026-08-03T17:11:00Z">
              <w:r w:rsidRPr="0035438E">
                <w:rPr>
                  <w:rFonts w:ascii="Calibri" w:hAnsi="Calibri" w:cs="Calibri"/>
                  <w:sz w:val="18"/>
                  <w:szCs w:val="18"/>
                </w:rPr>
                <w:t>Confirm patient identity &amp; contact, Family Contact</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2B165AF0" w14:textId="77777777" w:rsidR="0083336B" w:rsidRPr="0035438E" w:rsidRDefault="0083336B" w:rsidP="0035438E">
            <w:pPr>
              <w:spacing w:after="0"/>
              <w:rPr>
                <w:ins w:id="377" w:author="Sumeet" w:date="2026-08-03T17:11:00Z"/>
                <w:rFonts w:ascii="Calibri" w:hAnsi="Calibri" w:cs="Calibri"/>
                <w:sz w:val="18"/>
                <w:szCs w:val="18"/>
              </w:rPr>
            </w:pPr>
            <w:ins w:id="378" w:author="Sumeet" w:date="2026-08-03T17:11:00Z">
              <w:r w:rsidRPr="0035438E">
                <w:rPr>
                  <w:rFonts w:ascii="Calibri" w:hAnsi="Calibri" w:cs="Calibri"/>
                  <w:sz w:val="18"/>
                  <w:szCs w:val="18"/>
                </w:rPr>
                <w:t>Admin-Profile</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3AB77B7" w14:textId="77777777" w:rsidR="0083336B" w:rsidRPr="0035438E" w:rsidRDefault="0083336B" w:rsidP="0035438E">
            <w:pPr>
              <w:spacing w:after="0"/>
              <w:rPr>
                <w:ins w:id="379" w:author="Sumeet" w:date="2026-08-03T17:11:00Z"/>
                <w:rFonts w:ascii="Calibri" w:hAnsi="Calibri" w:cs="Calibri"/>
                <w:sz w:val="18"/>
                <w:szCs w:val="18"/>
              </w:rPr>
            </w:pPr>
            <w:ins w:id="380" w:author="Sumeet" w:date="2026-08-03T17:11:00Z">
              <w:r w:rsidRPr="0035438E">
                <w:rPr>
                  <w:rFonts w:ascii="Calibri" w:hAnsi="Calibri" w:cs="Calibri"/>
                  <w:sz w:val="18"/>
                  <w:szCs w:val="18"/>
                </w:rPr>
                <w:t>Yes</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41C68BE" w14:textId="77777777" w:rsidR="0083336B" w:rsidRPr="0035438E" w:rsidRDefault="0083336B" w:rsidP="0035438E">
            <w:pPr>
              <w:spacing w:after="0"/>
              <w:rPr>
                <w:ins w:id="381" w:author="Sumeet" w:date="2026-08-03T17:11:00Z"/>
                <w:rFonts w:ascii="Calibri" w:hAnsi="Calibri" w:cs="Calibri"/>
                <w:sz w:val="18"/>
                <w:szCs w:val="18"/>
              </w:rPr>
            </w:pPr>
            <w:ins w:id="382" w:author="Sumeet" w:date="2026-08-03T17:11:00Z">
              <w:r w:rsidRPr="0035438E">
                <w:rPr>
                  <w:rFonts w:ascii="Calibri" w:hAnsi="Calibri" w:cs="Calibri"/>
                  <w:sz w:val="18"/>
                  <w:szCs w:val="18"/>
                </w:rPr>
                <w:t>Phone, language, DOB/contact details, assigned doctor where applicable</w:t>
              </w:r>
            </w:ins>
          </w:p>
        </w:tc>
      </w:tr>
      <w:tr w:rsidR="0083336B" w:rsidRPr="0035438E" w14:paraId="0B19886F" w14:textId="77777777">
        <w:trPr>
          <w:trHeight w:val="430"/>
          <w:ins w:id="383"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7A5F41F" w14:textId="77777777" w:rsidR="0083336B" w:rsidRPr="0035438E" w:rsidRDefault="0083336B" w:rsidP="0035438E">
            <w:pPr>
              <w:spacing w:after="0"/>
              <w:rPr>
                <w:ins w:id="384" w:author="Sumeet" w:date="2026-08-03T17:11:00Z"/>
                <w:rFonts w:ascii="Calibri" w:hAnsi="Calibri" w:cs="Calibri"/>
                <w:sz w:val="18"/>
                <w:szCs w:val="18"/>
              </w:rPr>
            </w:pPr>
            <w:ins w:id="385" w:author="Sumeet" w:date="2026-08-03T17:11:00Z">
              <w:r w:rsidRPr="0035438E">
                <w:rPr>
                  <w:rFonts w:ascii="Calibri" w:hAnsi="Calibri" w:cs="Calibri"/>
                  <w:sz w:val="18"/>
                  <w:szCs w:val="18"/>
                </w:rPr>
                <w:t>Patient Setup</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54930FB2" w14:textId="77777777" w:rsidR="0083336B" w:rsidRPr="0035438E" w:rsidRDefault="0083336B" w:rsidP="0035438E">
            <w:pPr>
              <w:spacing w:after="0"/>
              <w:rPr>
                <w:ins w:id="386" w:author="Sumeet" w:date="2026-08-03T17:11:00Z"/>
                <w:rFonts w:ascii="Calibri" w:hAnsi="Calibri" w:cs="Calibri"/>
                <w:sz w:val="18"/>
                <w:szCs w:val="18"/>
              </w:rPr>
            </w:pPr>
            <w:ins w:id="387" w:author="Sumeet" w:date="2026-08-03T17:11:00Z">
              <w:r w:rsidRPr="0035438E">
                <w:rPr>
                  <w:rFonts w:ascii="Calibri" w:hAnsi="Calibri" w:cs="Calibri"/>
                  <w:sz w:val="18"/>
                  <w:szCs w:val="18"/>
                </w:rPr>
                <w:t>Baseline information captured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28CDEF9D" w14:textId="77777777" w:rsidR="0083336B" w:rsidRPr="0035438E" w:rsidRDefault="0083336B" w:rsidP="0035438E">
            <w:pPr>
              <w:spacing w:after="0"/>
              <w:rPr>
                <w:ins w:id="388" w:author="Sumeet" w:date="2026-08-03T17:11:00Z"/>
                <w:rFonts w:ascii="Calibri" w:hAnsi="Calibri" w:cs="Calibri"/>
                <w:sz w:val="18"/>
                <w:szCs w:val="18"/>
              </w:rPr>
            </w:pPr>
            <w:ins w:id="389" w:author="Sumeet" w:date="2026-08-03T17:11:00Z">
              <w:r w:rsidRPr="0035438E">
                <w:rPr>
                  <w:rFonts w:ascii="Calibri" w:hAnsi="Calibri" w:cs="Calibri"/>
                  <w:sz w:val="18"/>
                  <w:szCs w:val="18"/>
                </w:rPr>
                <w:t>Care Plan- Baseline</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F6E2C9A" w14:textId="77777777" w:rsidR="0083336B" w:rsidRPr="0035438E" w:rsidRDefault="0083336B" w:rsidP="0035438E">
            <w:pPr>
              <w:spacing w:after="0"/>
              <w:rPr>
                <w:ins w:id="390" w:author="Sumeet" w:date="2026-08-03T17:11:00Z"/>
                <w:rFonts w:ascii="Calibri" w:hAnsi="Calibri" w:cs="Calibri"/>
                <w:sz w:val="18"/>
                <w:szCs w:val="18"/>
              </w:rPr>
            </w:pPr>
            <w:ins w:id="391" w:author="Sumeet" w:date="2026-08-03T17:11:00Z">
              <w:r w:rsidRPr="0035438E">
                <w:rPr>
                  <w:rFonts w:ascii="Calibri" w:hAnsi="Calibri" w:cs="Calibri"/>
                  <w:sz w:val="18"/>
                  <w:szCs w:val="18"/>
                </w:rPr>
                <w:t>Yes</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40B21697" w14:textId="77777777" w:rsidR="0083336B" w:rsidRPr="0035438E" w:rsidRDefault="0083336B" w:rsidP="0035438E">
            <w:pPr>
              <w:spacing w:after="0"/>
              <w:rPr>
                <w:ins w:id="392" w:author="Sumeet" w:date="2026-08-03T17:11:00Z"/>
                <w:rFonts w:ascii="Calibri" w:hAnsi="Calibri" w:cs="Calibri"/>
                <w:sz w:val="18"/>
                <w:szCs w:val="18"/>
              </w:rPr>
            </w:pPr>
            <w:ins w:id="393" w:author="Sumeet" w:date="2026-08-03T17:11:00Z">
              <w:r w:rsidRPr="0035438E">
                <w:rPr>
                  <w:rFonts w:ascii="Calibri" w:hAnsi="Calibri" w:cs="Calibri"/>
                  <w:sz w:val="18"/>
                  <w:szCs w:val="18"/>
                </w:rPr>
                <w:t>Height, weight and required baseline assessment</w:t>
              </w:r>
            </w:ins>
          </w:p>
        </w:tc>
      </w:tr>
      <w:tr w:rsidR="0083336B" w:rsidRPr="0035438E" w14:paraId="7A2C6257" w14:textId="77777777">
        <w:trPr>
          <w:trHeight w:val="430"/>
          <w:ins w:id="394"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D93BB2D" w14:textId="77777777" w:rsidR="0083336B" w:rsidRPr="0035438E" w:rsidRDefault="0083336B" w:rsidP="0035438E">
            <w:pPr>
              <w:spacing w:after="0"/>
              <w:rPr>
                <w:ins w:id="395" w:author="Sumeet" w:date="2026-08-03T17:11:00Z"/>
                <w:rFonts w:ascii="Calibri" w:hAnsi="Calibri" w:cs="Calibri"/>
                <w:sz w:val="18"/>
                <w:szCs w:val="18"/>
              </w:rPr>
            </w:pPr>
            <w:ins w:id="396" w:author="Sumeet" w:date="2026-08-03T17:11:00Z">
              <w:r w:rsidRPr="0035438E">
                <w:rPr>
                  <w:rFonts w:ascii="Calibri" w:hAnsi="Calibri" w:cs="Calibri"/>
                  <w:sz w:val="18"/>
                  <w:szCs w:val="18"/>
                </w:rPr>
                <w:lastRenderedPageBreak/>
                <w:t>Patient Setup</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578097AB" w14:textId="77777777" w:rsidR="0083336B" w:rsidRPr="0035438E" w:rsidRDefault="0083336B" w:rsidP="0035438E">
            <w:pPr>
              <w:spacing w:after="0"/>
              <w:rPr>
                <w:ins w:id="397" w:author="Sumeet" w:date="2026-08-03T17:11:00Z"/>
                <w:rFonts w:ascii="Calibri" w:hAnsi="Calibri" w:cs="Calibri"/>
                <w:sz w:val="18"/>
                <w:szCs w:val="18"/>
              </w:rPr>
            </w:pPr>
            <w:ins w:id="398" w:author="Sumeet" w:date="2026-08-03T17:11:00Z">
              <w:r w:rsidRPr="0035438E">
                <w:rPr>
                  <w:rFonts w:ascii="Calibri" w:hAnsi="Calibri" w:cs="Calibri"/>
                  <w:sz w:val="18"/>
                  <w:szCs w:val="18"/>
                </w:rPr>
                <w:t>Consent / required forms</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B4771BB" w14:textId="77777777" w:rsidR="0083336B" w:rsidRPr="0035438E" w:rsidRDefault="0083336B" w:rsidP="0035438E">
            <w:pPr>
              <w:spacing w:after="0"/>
              <w:rPr>
                <w:ins w:id="399" w:author="Sumeet" w:date="2026-08-03T17:11:00Z"/>
                <w:rFonts w:ascii="Calibri" w:hAnsi="Calibri" w:cs="Calibri"/>
                <w:sz w:val="18"/>
                <w:szCs w:val="18"/>
              </w:rPr>
            </w:pPr>
            <w:ins w:id="400" w:author="Sumeet" w:date="2026-08-03T17:11:00Z">
              <w:r w:rsidRPr="0035438E">
                <w:rPr>
                  <w:rFonts w:ascii="Calibri" w:hAnsi="Calibri" w:cs="Calibri"/>
                  <w:sz w:val="18"/>
                  <w:szCs w:val="18"/>
                </w:rPr>
                <w:t>Documents- Consent</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EE30160" w14:textId="77777777" w:rsidR="0083336B" w:rsidRPr="0035438E" w:rsidRDefault="0083336B" w:rsidP="0035438E">
            <w:pPr>
              <w:spacing w:after="0"/>
              <w:rPr>
                <w:ins w:id="401" w:author="Sumeet" w:date="2026-08-03T17:11:00Z"/>
                <w:rFonts w:ascii="Calibri" w:hAnsi="Calibri" w:cs="Calibri"/>
                <w:sz w:val="18"/>
                <w:szCs w:val="18"/>
              </w:rPr>
            </w:pPr>
            <w:ins w:id="402" w:author="Sumeet" w:date="2026-08-03T17:11:00Z">
              <w:r w:rsidRPr="0035438E">
                <w:rPr>
                  <w:rFonts w:ascii="Calibri" w:hAnsi="Calibri" w:cs="Calibri"/>
                  <w:sz w:val="18"/>
                  <w:szCs w:val="18"/>
                </w:rPr>
                <w:t>Optional initially</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5B8B609" w14:textId="77777777" w:rsidR="0083336B" w:rsidRPr="0035438E" w:rsidRDefault="0083336B" w:rsidP="0035438E">
            <w:pPr>
              <w:spacing w:after="0"/>
              <w:rPr>
                <w:ins w:id="403" w:author="Sumeet" w:date="2026-08-03T17:11:00Z"/>
                <w:rFonts w:ascii="Calibri" w:hAnsi="Calibri" w:cs="Calibri"/>
                <w:sz w:val="18"/>
                <w:szCs w:val="18"/>
              </w:rPr>
            </w:pPr>
            <w:ins w:id="404" w:author="Sumeet" w:date="2026-08-03T17:11:00Z">
              <w:r w:rsidRPr="0035438E">
                <w:rPr>
                  <w:rFonts w:ascii="Calibri" w:hAnsi="Calibri" w:cs="Calibri"/>
                  <w:sz w:val="18"/>
                  <w:szCs w:val="18"/>
                </w:rPr>
                <w:t>Can become mandatory when consent workflow is enabled</w:t>
              </w:r>
            </w:ins>
          </w:p>
        </w:tc>
      </w:tr>
      <w:tr w:rsidR="0083336B" w:rsidRPr="0035438E" w14:paraId="24413774" w14:textId="77777777">
        <w:trPr>
          <w:trHeight w:val="430"/>
          <w:ins w:id="405"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3C5931A" w14:textId="77777777" w:rsidR="0083336B" w:rsidRPr="0035438E" w:rsidRDefault="0083336B" w:rsidP="0035438E">
            <w:pPr>
              <w:spacing w:after="0"/>
              <w:rPr>
                <w:ins w:id="406" w:author="Sumeet" w:date="2026-08-03T17:11:00Z"/>
                <w:rFonts w:ascii="Calibri" w:hAnsi="Calibri" w:cs="Calibri"/>
                <w:sz w:val="18"/>
                <w:szCs w:val="18"/>
              </w:rPr>
            </w:pPr>
            <w:ins w:id="407" w:author="Sumeet" w:date="2026-08-03T17:11:00Z">
              <w:r w:rsidRPr="0035438E">
                <w:rPr>
                  <w:rFonts w:ascii="Calibri" w:hAnsi="Calibri" w:cs="Calibri"/>
                  <w:sz w:val="18"/>
                  <w:szCs w:val="18"/>
                </w:rPr>
                <w:t>Care Plan Walkthrough</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DA90AB7" w14:textId="77777777" w:rsidR="0083336B" w:rsidRPr="0035438E" w:rsidRDefault="0083336B" w:rsidP="0035438E">
            <w:pPr>
              <w:spacing w:after="0"/>
              <w:rPr>
                <w:ins w:id="408" w:author="Sumeet" w:date="2026-08-03T17:11:00Z"/>
                <w:rFonts w:ascii="Calibri" w:hAnsi="Calibri" w:cs="Calibri"/>
                <w:sz w:val="18"/>
                <w:szCs w:val="18"/>
              </w:rPr>
            </w:pPr>
            <w:ins w:id="409" w:author="Sumeet" w:date="2026-08-03T17:11:00Z">
              <w:r w:rsidRPr="0035438E">
                <w:rPr>
                  <w:rFonts w:ascii="Calibri" w:hAnsi="Calibri" w:cs="Calibri"/>
                  <w:sz w:val="18"/>
                  <w:szCs w:val="18"/>
                </w:rPr>
                <w:t>Care plan overview explained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90CBFC8" w14:textId="77777777" w:rsidR="0083336B" w:rsidRPr="0035438E" w:rsidRDefault="0083336B" w:rsidP="0035438E">
            <w:pPr>
              <w:spacing w:after="0"/>
              <w:rPr>
                <w:ins w:id="410" w:author="Sumeet" w:date="2026-08-03T17:11:00Z"/>
                <w:rFonts w:ascii="Calibri" w:hAnsi="Calibri" w:cs="Calibri"/>
                <w:sz w:val="18"/>
                <w:szCs w:val="18"/>
              </w:rPr>
            </w:pPr>
            <w:ins w:id="411" w:author="Sumeet" w:date="2026-08-03T17:11:00Z">
              <w:r w:rsidRPr="0035438E">
                <w:rPr>
                  <w:rFonts w:ascii="Calibri" w:hAnsi="Calibri" w:cs="Calibri"/>
                  <w:sz w:val="18"/>
                  <w:szCs w:val="18"/>
                </w:rPr>
                <w:t>Care Plan Overview</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926496C" w14:textId="77777777" w:rsidR="0083336B" w:rsidRPr="0035438E" w:rsidRDefault="0083336B" w:rsidP="0035438E">
            <w:pPr>
              <w:spacing w:after="0"/>
              <w:rPr>
                <w:ins w:id="412" w:author="Sumeet" w:date="2026-08-03T17:11:00Z"/>
                <w:rFonts w:ascii="Calibri" w:hAnsi="Calibri" w:cs="Calibri"/>
                <w:sz w:val="18"/>
                <w:szCs w:val="18"/>
              </w:rPr>
            </w:pPr>
            <w:ins w:id="413" w:author="Sumeet" w:date="2026-08-03T17:11:00Z">
              <w:r w:rsidRPr="0035438E">
                <w:rPr>
                  <w:rFonts w:ascii="Calibri" w:hAnsi="Calibri" w:cs="Calibri"/>
                  <w:sz w:val="18"/>
                  <w:szCs w:val="18"/>
                </w:rPr>
                <w:t>Yes</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4CDBB87B" w14:textId="77777777" w:rsidR="0083336B" w:rsidRPr="0035438E" w:rsidRDefault="0083336B" w:rsidP="0035438E">
            <w:pPr>
              <w:spacing w:after="0"/>
              <w:rPr>
                <w:ins w:id="414" w:author="Sumeet" w:date="2026-08-03T17:11:00Z"/>
                <w:rFonts w:ascii="Calibri" w:hAnsi="Calibri" w:cs="Calibri"/>
                <w:sz w:val="18"/>
                <w:szCs w:val="18"/>
              </w:rPr>
            </w:pPr>
            <w:ins w:id="415" w:author="Sumeet" w:date="2026-08-03T17:11:00Z">
              <w:r w:rsidRPr="0035438E">
                <w:rPr>
                  <w:rFonts w:ascii="Calibri" w:hAnsi="Calibri" w:cs="Calibri"/>
                  <w:sz w:val="18"/>
                  <w:szCs w:val="18"/>
                </w:rPr>
                <w:t>Program duration, structure and expectations</w:t>
              </w:r>
            </w:ins>
          </w:p>
        </w:tc>
      </w:tr>
      <w:tr w:rsidR="0083336B" w:rsidRPr="0035438E" w14:paraId="64AEBC3C" w14:textId="77777777">
        <w:trPr>
          <w:trHeight w:val="430"/>
          <w:ins w:id="416"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4F91EC6" w14:textId="77777777" w:rsidR="0083336B" w:rsidRPr="0035438E" w:rsidRDefault="0083336B" w:rsidP="0035438E">
            <w:pPr>
              <w:spacing w:after="0"/>
              <w:rPr>
                <w:ins w:id="417" w:author="Sumeet" w:date="2026-08-03T17:11:00Z"/>
                <w:rFonts w:ascii="Calibri" w:hAnsi="Calibri" w:cs="Calibri"/>
                <w:sz w:val="18"/>
                <w:szCs w:val="18"/>
              </w:rPr>
            </w:pPr>
            <w:ins w:id="418" w:author="Sumeet" w:date="2026-08-03T17:11:00Z">
              <w:r w:rsidRPr="0035438E">
                <w:rPr>
                  <w:rFonts w:ascii="Calibri" w:hAnsi="Calibri" w:cs="Calibri"/>
                  <w:sz w:val="18"/>
                  <w:szCs w:val="18"/>
                </w:rPr>
                <w:t>Care Plan Walkthrough</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41E96A1" w14:textId="77777777" w:rsidR="0083336B" w:rsidRPr="0035438E" w:rsidRDefault="0083336B" w:rsidP="0035438E">
            <w:pPr>
              <w:spacing w:after="0"/>
              <w:rPr>
                <w:ins w:id="419" w:author="Sumeet" w:date="2026-08-03T17:11:00Z"/>
                <w:rFonts w:ascii="Calibri" w:hAnsi="Calibri" w:cs="Calibri"/>
                <w:sz w:val="18"/>
                <w:szCs w:val="18"/>
              </w:rPr>
            </w:pPr>
            <w:ins w:id="420" w:author="Sumeet" w:date="2026-08-03T17:11:00Z">
              <w:r w:rsidRPr="0035438E">
                <w:rPr>
                  <w:rFonts w:ascii="Calibri" w:hAnsi="Calibri" w:cs="Calibri"/>
                  <w:sz w:val="18"/>
                  <w:szCs w:val="18"/>
                </w:rPr>
                <w:t>Goals explained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4856C56" w14:textId="77777777" w:rsidR="0083336B" w:rsidRPr="0035438E" w:rsidRDefault="0083336B" w:rsidP="0035438E">
            <w:pPr>
              <w:spacing w:after="0"/>
              <w:rPr>
                <w:ins w:id="421" w:author="Sumeet" w:date="2026-08-03T17:11:00Z"/>
                <w:rFonts w:ascii="Calibri" w:hAnsi="Calibri" w:cs="Calibri"/>
                <w:sz w:val="18"/>
                <w:szCs w:val="18"/>
              </w:rPr>
            </w:pPr>
            <w:ins w:id="422" w:author="Sumeet" w:date="2026-08-03T17:11:00Z">
              <w:r w:rsidRPr="0035438E">
                <w:rPr>
                  <w:rFonts w:ascii="Calibri" w:hAnsi="Calibri" w:cs="Calibri"/>
                  <w:sz w:val="18"/>
                  <w:szCs w:val="18"/>
                </w:rPr>
                <w:t>Goals</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D9A14E1" w14:textId="77777777" w:rsidR="0083336B" w:rsidRPr="0035438E" w:rsidRDefault="0083336B" w:rsidP="0035438E">
            <w:pPr>
              <w:spacing w:after="0"/>
              <w:rPr>
                <w:ins w:id="423" w:author="Sumeet" w:date="2026-08-03T17:11:00Z"/>
                <w:rFonts w:ascii="Calibri" w:hAnsi="Calibri" w:cs="Calibri"/>
                <w:sz w:val="18"/>
                <w:szCs w:val="18"/>
              </w:rPr>
            </w:pPr>
            <w:ins w:id="424" w:author="Sumeet" w:date="2026-08-03T17:11:00Z">
              <w:r w:rsidRPr="0035438E">
                <w:rPr>
                  <w:rFonts w:ascii="Calibri" w:hAnsi="Calibri" w:cs="Calibri"/>
                  <w:sz w:val="18"/>
                  <w:szCs w:val="18"/>
                </w:rPr>
                <w:t>Conditional</w:t>
              </w:r>
            </w:ins>
          </w:p>
          <w:p w14:paraId="5B1FDC52" w14:textId="77777777" w:rsidR="0083336B" w:rsidRPr="0035438E" w:rsidRDefault="0083336B" w:rsidP="0035438E">
            <w:pPr>
              <w:spacing w:after="0"/>
              <w:rPr>
                <w:ins w:id="425" w:author="Sumeet" w:date="2026-08-03T17:11:00Z"/>
                <w:rFonts w:ascii="Calibri" w:hAnsi="Calibri" w:cs="Calibri"/>
                <w:sz w:val="18"/>
                <w:szCs w:val="18"/>
              </w:rPr>
            </w:pPr>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05414CC" w14:textId="77777777" w:rsidR="0083336B" w:rsidRPr="0035438E" w:rsidRDefault="0083336B" w:rsidP="0035438E">
            <w:pPr>
              <w:spacing w:after="0"/>
              <w:rPr>
                <w:ins w:id="426" w:author="Sumeet" w:date="2026-08-03T17:11:00Z"/>
                <w:rFonts w:ascii="Calibri" w:hAnsi="Calibri" w:cs="Calibri"/>
                <w:sz w:val="18"/>
                <w:szCs w:val="18"/>
              </w:rPr>
            </w:pPr>
            <w:ins w:id="427" w:author="Sumeet" w:date="2026-08-03T17:11:00Z">
              <w:r w:rsidRPr="0035438E">
                <w:rPr>
                  <w:rFonts w:ascii="Calibri" w:hAnsi="Calibri" w:cs="Calibri"/>
                  <w:sz w:val="18"/>
                  <w:szCs w:val="18"/>
                </w:rPr>
                <w:t>Baseline, target and expected outcome, Some care Plans may not have this</w:t>
              </w:r>
            </w:ins>
          </w:p>
        </w:tc>
      </w:tr>
      <w:tr w:rsidR="0083336B" w:rsidRPr="0035438E" w14:paraId="236A5805" w14:textId="77777777">
        <w:trPr>
          <w:trHeight w:val="430"/>
          <w:ins w:id="428"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E7839D1" w14:textId="77777777" w:rsidR="0083336B" w:rsidRPr="0035438E" w:rsidRDefault="0083336B" w:rsidP="0035438E">
            <w:pPr>
              <w:spacing w:after="0"/>
              <w:rPr>
                <w:ins w:id="429" w:author="Sumeet" w:date="2026-08-03T17:11:00Z"/>
                <w:rFonts w:ascii="Calibri" w:hAnsi="Calibri" w:cs="Calibri"/>
                <w:sz w:val="18"/>
                <w:szCs w:val="18"/>
              </w:rPr>
            </w:pPr>
            <w:ins w:id="430" w:author="Sumeet" w:date="2026-08-03T17:11:00Z">
              <w:r w:rsidRPr="0035438E">
                <w:rPr>
                  <w:rFonts w:ascii="Calibri" w:hAnsi="Calibri" w:cs="Calibri"/>
                  <w:sz w:val="18"/>
                  <w:szCs w:val="18"/>
                </w:rPr>
                <w:t>Care Plan Walkthrough</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054ECF9C" w14:textId="77777777" w:rsidR="0083336B" w:rsidRPr="0035438E" w:rsidRDefault="0083336B" w:rsidP="0035438E">
            <w:pPr>
              <w:spacing w:after="0"/>
              <w:rPr>
                <w:ins w:id="431" w:author="Sumeet" w:date="2026-08-03T17:11:00Z"/>
                <w:rFonts w:ascii="Calibri" w:hAnsi="Calibri" w:cs="Calibri"/>
                <w:sz w:val="18"/>
                <w:szCs w:val="18"/>
              </w:rPr>
            </w:pPr>
            <w:ins w:id="432" w:author="Sumeet" w:date="2026-08-03T17:11:00Z">
              <w:r w:rsidRPr="0035438E">
                <w:rPr>
                  <w:rFonts w:ascii="Calibri" w:hAnsi="Calibri" w:cs="Calibri"/>
                  <w:sz w:val="18"/>
                  <w:szCs w:val="18"/>
                </w:rPr>
                <w:t>Monitoring explained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B7F4E7E" w14:textId="77777777" w:rsidR="0083336B" w:rsidRPr="0035438E" w:rsidRDefault="0083336B" w:rsidP="0035438E">
            <w:pPr>
              <w:spacing w:after="0"/>
              <w:rPr>
                <w:ins w:id="433" w:author="Sumeet" w:date="2026-08-03T17:11:00Z"/>
                <w:rFonts w:ascii="Calibri" w:hAnsi="Calibri" w:cs="Calibri"/>
                <w:sz w:val="18"/>
                <w:szCs w:val="18"/>
              </w:rPr>
            </w:pPr>
            <w:ins w:id="434" w:author="Sumeet" w:date="2026-08-03T17:11:00Z">
              <w:r w:rsidRPr="0035438E">
                <w:rPr>
                  <w:rFonts w:ascii="Calibri" w:hAnsi="Calibri" w:cs="Calibri"/>
                  <w:sz w:val="18"/>
                  <w:szCs w:val="18"/>
                </w:rPr>
                <w:t>Monitoring</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DF301CE" w14:textId="77777777" w:rsidR="0083336B" w:rsidRPr="0035438E" w:rsidRDefault="0083336B" w:rsidP="0035438E">
            <w:pPr>
              <w:spacing w:after="0"/>
              <w:rPr>
                <w:ins w:id="435" w:author="Sumeet" w:date="2026-08-03T17:11:00Z"/>
                <w:rFonts w:ascii="Calibri" w:hAnsi="Calibri" w:cs="Calibri"/>
                <w:sz w:val="18"/>
                <w:szCs w:val="18"/>
              </w:rPr>
            </w:pPr>
            <w:ins w:id="436" w:author="Sumeet" w:date="2026-08-03T17:11:00Z">
              <w:r w:rsidRPr="0035438E">
                <w:rPr>
                  <w:rFonts w:ascii="Calibri" w:hAnsi="Calibri" w:cs="Calibri"/>
                  <w:sz w:val="18"/>
                  <w:szCs w:val="18"/>
                </w:rPr>
                <w:t>Conditional</w:t>
              </w:r>
            </w:ins>
          </w:p>
          <w:p w14:paraId="0E990100" w14:textId="77777777" w:rsidR="0083336B" w:rsidRPr="0035438E" w:rsidRDefault="0083336B" w:rsidP="0035438E">
            <w:pPr>
              <w:spacing w:after="0"/>
              <w:rPr>
                <w:ins w:id="437" w:author="Sumeet" w:date="2026-08-03T17:11:00Z"/>
                <w:rFonts w:ascii="Calibri" w:hAnsi="Calibri" w:cs="Calibri"/>
                <w:sz w:val="18"/>
                <w:szCs w:val="18"/>
              </w:rPr>
            </w:pPr>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EC80337" w14:textId="77777777" w:rsidR="0083336B" w:rsidRPr="0035438E" w:rsidRDefault="0083336B" w:rsidP="0035438E">
            <w:pPr>
              <w:spacing w:after="0"/>
              <w:rPr>
                <w:ins w:id="438" w:author="Sumeet" w:date="2026-08-03T17:11:00Z"/>
                <w:rFonts w:ascii="Calibri" w:hAnsi="Calibri" w:cs="Calibri"/>
                <w:sz w:val="18"/>
                <w:szCs w:val="18"/>
              </w:rPr>
            </w:pPr>
            <w:ins w:id="439" w:author="Sumeet" w:date="2026-08-03T17:11:00Z">
              <w:r w:rsidRPr="0035438E">
                <w:rPr>
                  <w:rFonts w:ascii="Calibri" w:hAnsi="Calibri" w:cs="Calibri"/>
                  <w:sz w:val="18"/>
                  <w:szCs w:val="18"/>
                </w:rPr>
                <w:t>What is measured, frequency and patient responsibility. Some care Plans may not have this</w:t>
              </w:r>
            </w:ins>
          </w:p>
          <w:p w14:paraId="7A3020E1" w14:textId="77777777" w:rsidR="0083336B" w:rsidRPr="0035438E" w:rsidRDefault="0083336B" w:rsidP="0035438E">
            <w:pPr>
              <w:spacing w:after="0"/>
              <w:rPr>
                <w:ins w:id="440" w:author="Sumeet" w:date="2026-08-03T17:11:00Z"/>
                <w:rFonts w:ascii="Calibri" w:hAnsi="Calibri" w:cs="Calibri"/>
                <w:sz w:val="18"/>
                <w:szCs w:val="18"/>
              </w:rPr>
            </w:pPr>
          </w:p>
        </w:tc>
      </w:tr>
      <w:tr w:rsidR="0083336B" w:rsidRPr="0035438E" w14:paraId="6F5C7019" w14:textId="77777777">
        <w:trPr>
          <w:trHeight w:val="430"/>
          <w:ins w:id="441"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41BF6A18" w14:textId="77777777" w:rsidR="0083336B" w:rsidRPr="0035438E" w:rsidRDefault="0083336B" w:rsidP="0035438E">
            <w:pPr>
              <w:spacing w:after="0"/>
              <w:rPr>
                <w:ins w:id="442" w:author="Sumeet" w:date="2026-08-03T17:11:00Z"/>
                <w:rFonts w:ascii="Calibri" w:hAnsi="Calibri" w:cs="Calibri"/>
                <w:sz w:val="18"/>
                <w:szCs w:val="18"/>
              </w:rPr>
            </w:pPr>
            <w:ins w:id="443" w:author="Sumeet" w:date="2026-08-03T17:11:00Z">
              <w:r w:rsidRPr="0035438E">
                <w:rPr>
                  <w:rFonts w:ascii="Calibri" w:hAnsi="Calibri" w:cs="Calibri"/>
                  <w:sz w:val="18"/>
                  <w:szCs w:val="18"/>
                </w:rPr>
                <w:t>Care Plan Walkthrough</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755EFFC" w14:textId="77777777" w:rsidR="0083336B" w:rsidRPr="0035438E" w:rsidRDefault="0083336B" w:rsidP="0035438E">
            <w:pPr>
              <w:spacing w:after="0"/>
              <w:rPr>
                <w:ins w:id="444" w:author="Sumeet" w:date="2026-08-03T17:11:00Z"/>
                <w:rFonts w:ascii="Calibri" w:hAnsi="Calibri" w:cs="Calibri"/>
                <w:sz w:val="18"/>
                <w:szCs w:val="18"/>
              </w:rPr>
            </w:pPr>
            <w:ins w:id="445" w:author="Sumeet" w:date="2026-08-03T17:11:00Z">
              <w:r w:rsidRPr="0035438E">
                <w:rPr>
                  <w:rFonts w:ascii="Calibri" w:hAnsi="Calibri" w:cs="Calibri"/>
                  <w:sz w:val="18"/>
                  <w:szCs w:val="18"/>
                </w:rPr>
                <w:t>Medication / prescription explained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6E48B82" w14:textId="77777777" w:rsidR="0083336B" w:rsidRPr="0035438E" w:rsidRDefault="0083336B" w:rsidP="0035438E">
            <w:pPr>
              <w:spacing w:after="0"/>
              <w:rPr>
                <w:ins w:id="446" w:author="Sumeet" w:date="2026-08-03T17:11:00Z"/>
                <w:rFonts w:ascii="Calibri" w:hAnsi="Calibri" w:cs="Calibri"/>
                <w:sz w:val="18"/>
                <w:szCs w:val="18"/>
              </w:rPr>
            </w:pPr>
            <w:ins w:id="447" w:author="Sumeet" w:date="2026-08-03T17:11:00Z">
              <w:r w:rsidRPr="0035438E">
                <w:rPr>
                  <w:rFonts w:ascii="Calibri" w:hAnsi="Calibri" w:cs="Calibri"/>
                  <w:sz w:val="18"/>
                  <w:szCs w:val="18"/>
                </w:rPr>
                <w:t>Prescription</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8C8E8D2" w14:textId="77777777" w:rsidR="0083336B" w:rsidRPr="0035438E" w:rsidRDefault="0083336B" w:rsidP="0035438E">
            <w:pPr>
              <w:spacing w:after="0"/>
              <w:rPr>
                <w:ins w:id="448" w:author="Sumeet" w:date="2026-08-03T17:11:00Z"/>
                <w:rFonts w:ascii="Calibri" w:hAnsi="Calibri" w:cs="Calibri"/>
                <w:sz w:val="18"/>
                <w:szCs w:val="18"/>
              </w:rPr>
            </w:pPr>
            <w:ins w:id="449" w:author="Sumeet" w:date="2026-08-03T17:11:00Z">
              <w:r w:rsidRPr="0035438E">
                <w:rPr>
                  <w:rFonts w:ascii="Calibri" w:hAnsi="Calibri" w:cs="Calibri"/>
                  <w:sz w:val="18"/>
                  <w:szCs w:val="18"/>
                </w:rPr>
                <w:t>Conditional</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E989E05" w14:textId="77777777" w:rsidR="0083336B" w:rsidRPr="0035438E" w:rsidRDefault="0083336B" w:rsidP="0035438E">
            <w:pPr>
              <w:spacing w:after="0"/>
              <w:rPr>
                <w:ins w:id="450" w:author="Sumeet" w:date="2026-08-03T17:11:00Z"/>
                <w:rFonts w:ascii="Calibri" w:hAnsi="Calibri" w:cs="Calibri"/>
                <w:sz w:val="18"/>
                <w:szCs w:val="18"/>
              </w:rPr>
            </w:pPr>
            <w:ins w:id="451" w:author="Sumeet" w:date="2026-08-03T17:11:00Z">
              <w:r w:rsidRPr="0035438E">
                <w:rPr>
                  <w:rFonts w:ascii="Calibri" w:hAnsi="Calibri" w:cs="Calibri"/>
                  <w:sz w:val="18"/>
                  <w:szCs w:val="18"/>
                </w:rPr>
                <w:t>Show only when applicable. Some care Plans may not have this</w:t>
              </w:r>
            </w:ins>
          </w:p>
          <w:p w14:paraId="3FF32EEF" w14:textId="77777777" w:rsidR="0083336B" w:rsidRPr="0035438E" w:rsidRDefault="0083336B" w:rsidP="0035438E">
            <w:pPr>
              <w:spacing w:after="0"/>
              <w:rPr>
                <w:ins w:id="452" w:author="Sumeet" w:date="2026-08-03T17:11:00Z"/>
                <w:rFonts w:ascii="Calibri" w:hAnsi="Calibri" w:cs="Calibri"/>
                <w:sz w:val="18"/>
                <w:szCs w:val="18"/>
              </w:rPr>
            </w:pPr>
          </w:p>
        </w:tc>
      </w:tr>
      <w:tr w:rsidR="0083336B" w:rsidRPr="0035438E" w14:paraId="556A1889" w14:textId="77777777">
        <w:trPr>
          <w:trHeight w:val="430"/>
          <w:ins w:id="453"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484550CA" w14:textId="77777777" w:rsidR="0083336B" w:rsidRPr="0035438E" w:rsidRDefault="0083336B" w:rsidP="0035438E">
            <w:pPr>
              <w:spacing w:after="0"/>
              <w:rPr>
                <w:ins w:id="454" w:author="Sumeet" w:date="2026-08-03T17:11:00Z"/>
                <w:rFonts w:ascii="Calibri" w:hAnsi="Calibri" w:cs="Calibri"/>
                <w:sz w:val="18"/>
                <w:szCs w:val="18"/>
              </w:rPr>
            </w:pPr>
            <w:ins w:id="455" w:author="Sumeet" w:date="2026-08-03T17:11:00Z">
              <w:r w:rsidRPr="0035438E">
                <w:rPr>
                  <w:rFonts w:ascii="Calibri" w:hAnsi="Calibri" w:cs="Calibri"/>
                  <w:sz w:val="18"/>
                  <w:szCs w:val="18"/>
                </w:rPr>
                <w:t>Care Plan Walkthrough</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263929D4" w14:textId="77777777" w:rsidR="0083336B" w:rsidRPr="0035438E" w:rsidRDefault="0083336B" w:rsidP="0035438E">
            <w:pPr>
              <w:spacing w:after="0"/>
              <w:rPr>
                <w:ins w:id="456" w:author="Sumeet" w:date="2026-08-03T17:11:00Z"/>
                <w:rFonts w:ascii="Calibri" w:hAnsi="Calibri" w:cs="Calibri"/>
                <w:sz w:val="18"/>
                <w:szCs w:val="18"/>
              </w:rPr>
            </w:pPr>
            <w:ins w:id="457" w:author="Sumeet" w:date="2026-08-03T17:11:00Z">
              <w:r w:rsidRPr="0035438E">
                <w:rPr>
                  <w:rFonts w:ascii="Calibri" w:hAnsi="Calibri" w:cs="Calibri"/>
                  <w:sz w:val="18"/>
                  <w:szCs w:val="18"/>
                </w:rPr>
                <w:t>Required talking points completed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A0678B0" w14:textId="77777777" w:rsidR="0083336B" w:rsidRPr="0035438E" w:rsidRDefault="0083336B" w:rsidP="0035438E">
            <w:pPr>
              <w:spacing w:after="0"/>
              <w:rPr>
                <w:ins w:id="458" w:author="Sumeet" w:date="2026-08-03T17:11:00Z"/>
                <w:rFonts w:ascii="Calibri" w:hAnsi="Calibri" w:cs="Calibri"/>
                <w:sz w:val="18"/>
                <w:szCs w:val="18"/>
              </w:rPr>
            </w:pPr>
            <w:ins w:id="459" w:author="Sumeet" w:date="2026-08-03T17:11:00Z">
              <w:r w:rsidRPr="0035438E">
                <w:rPr>
                  <w:rFonts w:ascii="Calibri" w:hAnsi="Calibri" w:cs="Calibri"/>
                  <w:sz w:val="18"/>
                  <w:szCs w:val="18"/>
                </w:rPr>
                <w:t>Manual Just instructions - Page - Saved in Content.myvitalrx.com  (we have to define section for this)</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550ED7F" w14:textId="77777777" w:rsidR="0083336B" w:rsidRPr="0035438E" w:rsidRDefault="0083336B" w:rsidP="0035438E">
            <w:pPr>
              <w:spacing w:after="0"/>
              <w:rPr>
                <w:ins w:id="460" w:author="Sumeet" w:date="2026-08-03T17:11:00Z"/>
                <w:rFonts w:ascii="Calibri" w:hAnsi="Calibri" w:cs="Calibri"/>
                <w:sz w:val="18"/>
                <w:szCs w:val="18"/>
              </w:rPr>
            </w:pPr>
            <w:ins w:id="461" w:author="Sumeet" w:date="2026-08-03T17:11:00Z">
              <w:r w:rsidRPr="0035438E">
                <w:rPr>
                  <w:rFonts w:ascii="Calibri" w:hAnsi="Calibri" w:cs="Calibri"/>
                  <w:sz w:val="18"/>
                  <w:szCs w:val="18"/>
                </w:rPr>
                <w:t>Yes</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CB42130" w14:textId="77777777" w:rsidR="0083336B" w:rsidRPr="0035438E" w:rsidRDefault="0083336B" w:rsidP="0035438E">
            <w:pPr>
              <w:spacing w:after="0"/>
              <w:rPr>
                <w:ins w:id="462" w:author="Sumeet" w:date="2026-08-03T17:11:00Z"/>
                <w:rFonts w:ascii="Calibri" w:hAnsi="Calibri" w:cs="Calibri"/>
                <w:sz w:val="18"/>
                <w:szCs w:val="18"/>
              </w:rPr>
            </w:pPr>
            <w:ins w:id="463" w:author="Sumeet" w:date="2026-08-03T17:11:00Z">
              <w:r w:rsidRPr="0035438E">
                <w:rPr>
                  <w:rFonts w:ascii="Calibri" w:hAnsi="Calibri" w:cs="Calibri"/>
                  <w:sz w:val="18"/>
                  <w:szCs w:val="18"/>
                </w:rPr>
                <w:t>Derived roll-up of required walkthrough items</w:t>
              </w:r>
            </w:ins>
          </w:p>
        </w:tc>
      </w:tr>
      <w:tr w:rsidR="0083336B" w:rsidRPr="0035438E" w14:paraId="5F6168C5" w14:textId="77777777">
        <w:trPr>
          <w:trHeight w:val="430"/>
          <w:ins w:id="464"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23C2166" w14:textId="77777777" w:rsidR="0083336B" w:rsidRPr="0035438E" w:rsidRDefault="0083336B" w:rsidP="0035438E">
            <w:pPr>
              <w:spacing w:after="0"/>
              <w:rPr>
                <w:ins w:id="465" w:author="Sumeet" w:date="2026-08-03T17:11:00Z"/>
                <w:rFonts w:ascii="Calibri" w:hAnsi="Calibri" w:cs="Calibri"/>
                <w:sz w:val="18"/>
                <w:szCs w:val="18"/>
              </w:rPr>
            </w:pPr>
            <w:ins w:id="466" w:author="Sumeet" w:date="2026-08-03T17:11:00Z">
              <w:r w:rsidRPr="0035438E">
                <w:rPr>
                  <w:rFonts w:ascii="Calibri" w:hAnsi="Calibri" w:cs="Calibri"/>
                  <w:sz w:val="18"/>
                  <w:szCs w:val="18"/>
                </w:rPr>
                <w:t>Device &amp; Readings Setu</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7DA39E5" w14:textId="77777777" w:rsidR="0083336B" w:rsidRPr="0035438E" w:rsidRDefault="0083336B" w:rsidP="0035438E">
            <w:pPr>
              <w:spacing w:after="0"/>
              <w:rPr>
                <w:ins w:id="467" w:author="Sumeet" w:date="2026-08-03T17:11:00Z"/>
                <w:rFonts w:ascii="Calibri" w:hAnsi="Calibri" w:cs="Calibri"/>
                <w:sz w:val="18"/>
                <w:szCs w:val="18"/>
              </w:rPr>
            </w:pPr>
            <w:ins w:id="468" w:author="Sumeet" w:date="2026-08-03T17:11:00Z">
              <w:r w:rsidRPr="0035438E">
                <w:rPr>
                  <w:rFonts w:ascii="Calibri" w:hAnsi="Calibri" w:cs="Calibri"/>
                  <w:sz w:val="18"/>
                  <w:szCs w:val="18"/>
                </w:rPr>
                <w:t>Device pairing/setup completed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49EBD8FD" w14:textId="77777777" w:rsidR="0083336B" w:rsidRPr="0035438E" w:rsidRDefault="0083336B" w:rsidP="0035438E">
            <w:pPr>
              <w:spacing w:after="0"/>
              <w:rPr>
                <w:ins w:id="469" w:author="Sumeet" w:date="2026-08-03T17:11:00Z"/>
                <w:rFonts w:ascii="Calibri" w:hAnsi="Calibri" w:cs="Calibri"/>
                <w:sz w:val="18"/>
                <w:szCs w:val="18"/>
              </w:rPr>
            </w:pPr>
            <w:ins w:id="470" w:author="Sumeet" w:date="2026-08-03T17:11:00Z">
              <w:r w:rsidRPr="0035438E">
                <w:rPr>
                  <w:rFonts w:ascii="Calibri" w:hAnsi="Calibri" w:cs="Calibri"/>
                  <w:sz w:val="18"/>
                  <w:szCs w:val="18"/>
                </w:rPr>
                <w:t>Manual - Page - Saved in Content.myvitalrx.com </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7F030BB" w14:textId="77777777" w:rsidR="0083336B" w:rsidRPr="0035438E" w:rsidRDefault="0083336B" w:rsidP="0035438E">
            <w:pPr>
              <w:spacing w:after="0"/>
              <w:rPr>
                <w:ins w:id="471" w:author="Sumeet" w:date="2026-08-03T17:11:00Z"/>
                <w:rFonts w:ascii="Calibri" w:hAnsi="Calibri" w:cs="Calibri"/>
                <w:sz w:val="18"/>
                <w:szCs w:val="18"/>
              </w:rPr>
            </w:pPr>
            <w:ins w:id="472" w:author="Sumeet" w:date="2026-08-03T17:11:00Z">
              <w:r w:rsidRPr="0035438E">
                <w:rPr>
                  <w:rFonts w:ascii="Calibri" w:hAnsi="Calibri" w:cs="Calibri"/>
                  <w:sz w:val="18"/>
                  <w:szCs w:val="18"/>
                </w:rPr>
                <w:t>Conditional</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548A796F" w14:textId="77777777" w:rsidR="0083336B" w:rsidRPr="0035438E" w:rsidRDefault="0083336B" w:rsidP="0035438E">
            <w:pPr>
              <w:spacing w:after="0"/>
              <w:rPr>
                <w:ins w:id="473" w:author="Sumeet" w:date="2026-08-03T17:11:00Z"/>
                <w:rFonts w:ascii="Calibri" w:hAnsi="Calibri" w:cs="Calibri"/>
                <w:sz w:val="18"/>
                <w:szCs w:val="18"/>
              </w:rPr>
            </w:pPr>
            <w:ins w:id="474" w:author="Sumeet" w:date="2026-08-03T17:11:00Z">
              <w:r w:rsidRPr="0035438E">
                <w:rPr>
                  <w:rFonts w:ascii="Calibri" w:hAnsi="Calibri" w:cs="Calibri"/>
                  <w:sz w:val="18"/>
                  <w:szCs w:val="18"/>
                </w:rPr>
                <w:t>Only when device is required.</w:t>
              </w:r>
            </w:ins>
          </w:p>
        </w:tc>
      </w:tr>
      <w:tr w:rsidR="0083336B" w:rsidRPr="0035438E" w14:paraId="1207240D" w14:textId="77777777">
        <w:trPr>
          <w:trHeight w:val="415"/>
          <w:ins w:id="475"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6FD386A" w14:textId="77777777" w:rsidR="0083336B" w:rsidRPr="0035438E" w:rsidRDefault="0083336B" w:rsidP="0035438E">
            <w:pPr>
              <w:spacing w:after="0"/>
              <w:rPr>
                <w:ins w:id="476" w:author="Sumeet" w:date="2026-08-03T17:11:00Z"/>
                <w:rFonts w:ascii="Calibri" w:hAnsi="Calibri" w:cs="Calibri"/>
                <w:sz w:val="18"/>
                <w:szCs w:val="18"/>
              </w:rPr>
            </w:pPr>
            <w:ins w:id="477" w:author="Sumeet" w:date="2026-08-03T17:11:00Z">
              <w:r w:rsidRPr="0035438E">
                <w:rPr>
                  <w:rFonts w:ascii="Calibri" w:hAnsi="Calibri" w:cs="Calibri"/>
                  <w:sz w:val="18"/>
                  <w:szCs w:val="18"/>
                </w:rPr>
                <w:t>Device &amp; Readings Setup</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2B6A1519" w14:textId="77777777" w:rsidR="0083336B" w:rsidRPr="0035438E" w:rsidRDefault="0083336B" w:rsidP="0035438E">
            <w:pPr>
              <w:spacing w:after="0"/>
              <w:rPr>
                <w:ins w:id="478" w:author="Sumeet" w:date="2026-08-03T17:11:00Z"/>
                <w:rFonts w:ascii="Calibri" w:hAnsi="Calibri" w:cs="Calibri"/>
                <w:sz w:val="18"/>
                <w:szCs w:val="18"/>
              </w:rPr>
            </w:pPr>
            <w:ins w:id="479" w:author="Sumeet" w:date="2026-08-03T17:11:00Z">
              <w:r w:rsidRPr="0035438E">
                <w:rPr>
                  <w:rFonts w:ascii="Calibri" w:hAnsi="Calibri" w:cs="Calibri"/>
                  <w:sz w:val="18"/>
                  <w:szCs w:val="18"/>
                </w:rPr>
                <w:t>Device / reading path, source confirmed, First reading captured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FB82AB7" w14:textId="77777777" w:rsidR="0083336B" w:rsidRPr="0035438E" w:rsidRDefault="0083336B" w:rsidP="0035438E">
            <w:pPr>
              <w:spacing w:after="0"/>
              <w:rPr>
                <w:ins w:id="480" w:author="Sumeet" w:date="2026-08-03T17:11:00Z"/>
                <w:rFonts w:ascii="Calibri" w:hAnsi="Calibri" w:cs="Calibri"/>
                <w:sz w:val="18"/>
                <w:szCs w:val="18"/>
              </w:rPr>
            </w:pPr>
            <w:ins w:id="481" w:author="Sumeet" w:date="2026-08-03T17:11:00Z">
              <w:r w:rsidRPr="0035438E">
                <w:rPr>
                  <w:rFonts w:ascii="Calibri" w:hAnsi="Calibri" w:cs="Calibri"/>
                  <w:sz w:val="18"/>
                  <w:szCs w:val="18"/>
                </w:rPr>
                <w:t>Vitals Screen</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74B5EA8" w14:textId="77777777" w:rsidR="0083336B" w:rsidRPr="0035438E" w:rsidRDefault="0083336B" w:rsidP="0035438E">
            <w:pPr>
              <w:spacing w:after="0"/>
              <w:rPr>
                <w:ins w:id="482" w:author="Sumeet" w:date="2026-08-03T17:11:00Z"/>
                <w:rFonts w:ascii="Calibri" w:hAnsi="Calibri" w:cs="Calibri"/>
                <w:sz w:val="18"/>
                <w:szCs w:val="18"/>
              </w:rPr>
            </w:pPr>
            <w:ins w:id="483" w:author="Sumeet" w:date="2026-08-03T17:11:00Z">
              <w:r w:rsidRPr="0035438E">
                <w:rPr>
                  <w:rFonts w:ascii="Calibri" w:hAnsi="Calibri" w:cs="Calibri"/>
                  <w:sz w:val="18"/>
                  <w:szCs w:val="18"/>
                </w:rPr>
                <w:t>Conditional</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217B4B5E" w14:textId="77777777" w:rsidR="0083336B" w:rsidRPr="0035438E" w:rsidRDefault="0083336B" w:rsidP="0035438E">
            <w:pPr>
              <w:spacing w:after="0"/>
              <w:rPr>
                <w:ins w:id="484" w:author="Sumeet" w:date="2026-08-03T17:11:00Z"/>
                <w:rFonts w:ascii="Calibri" w:hAnsi="Calibri" w:cs="Calibri"/>
                <w:sz w:val="18"/>
                <w:szCs w:val="18"/>
              </w:rPr>
            </w:pPr>
            <w:ins w:id="485" w:author="Sumeet" w:date="2026-08-03T17:11:00Z">
              <w:r w:rsidRPr="0035438E">
                <w:rPr>
                  <w:rFonts w:ascii="Calibri" w:hAnsi="Calibri" w:cs="Calibri"/>
                  <w:sz w:val="18"/>
                  <w:szCs w:val="18"/>
                </w:rPr>
                <w:t>Device vs manual</w:t>
              </w:r>
            </w:ins>
          </w:p>
        </w:tc>
      </w:tr>
      <w:tr w:rsidR="0083336B" w:rsidRPr="0035438E" w14:paraId="184FAF66" w14:textId="77777777">
        <w:trPr>
          <w:trHeight w:val="430"/>
          <w:ins w:id="486"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6FEC477" w14:textId="77777777" w:rsidR="0083336B" w:rsidRPr="0035438E" w:rsidRDefault="0083336B" w:rsidP="0035438E">
            <w:pPr>
              <w:spacing w:after="0"/>
              <w:rPr>
                <w:ins w:id="487" w:author="Sumeet" w:date="2026-08-03T17:11:00Z"/>
                <w:rFonts w:ascii="Calibri" w:hAnsi="Calibri" w:cs="Calibri"/>
                <w:sz w:val="18"/>
                <w:szCs w:val="18"/>
              </w:rPr>
            </w:pPr>
            <w:ins w:id="488" w:author="Sumeet" w:date="2026-08-03T17:11:00Z">
              <w:r w:rsidRPr="0035438E">
                <w:rPr>
                  <w:rFonts w:ascii="Calibri" w:hAnsi="Calibri" w:cs="Calibri"/>
                  <w:sz w:val="18"/>
                  <w:szCs w:val="18"/>
                </w:rPr>
                <w:t>Schedule &amp; Next Step</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6C3D67B" w14:textId="77777777" w:rsidR="0083336B" w:rsidRPr="0035438E" w:rsidRDefault="0083336B" w:rsidP="0035438E">
            <w:pPr>
              <w:spacing w:after="0"/>
              <w:rPr>
                <w:ins w:id="489" w:author="Sumeet" w:date="2026-08-03T17:11:00Z"/>
                <w:rFonts w:ascii="Calibri" w:hAnsi="Calibri" w:cs="Calibri"/>
                <w:sz w:val="18"/>
                <w:szCs w:val="18"/>
              </w:rPr>
            </w:pPr>
            <w:ins w:id="490" w:author="Sumeet" w:date="2026-08-03T17:11:00Z">
              <w:r w:rsidRPr="0035438E">
                <w:rPr>
                  <w:rFonts w:ascii="Calibri" w:hAnsi="Calibri" w:cs="Calibri"/>
                  <w:sz w:val="18"/>
                  <w:szCs w:val="18"/>
                </w:rPr>
                <w:t>Review cadence confirmed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020810F1" w14:textId="77777777" w:rsidR="0083336B" w:rsidRPr="0035438E" w:rsidRDefault="0083336B" w:rsidP="0035438E">
            <w:pPr>
              <w:spacing w:after="0"/>
              <w:rPr>
                <w:ins w:id="491" w:author="Sumeet" w:date="2026-08-03T17:11:00Z"/>
                <w:rFonts w:ascii="Calibri" w:hAnsi="Calibri" w:cs="Calibri"/>
                <w:sz w:val="18"/>
                <w:szCs w:val="18"/>
              </w:rPr>
            </w:pPr>
            <w:ins w:id="492" w:author="Sumeet" w:date="2026-08-03T17:11:00Z">
              <w:r w:rsidRPr="0035438E">
                <w:rPr>
                  <w:rFonts w:ascii="Calibri" w:hAnsi="Calibri" w:cs="Calibri"/>
                  <w:sz w:val="18"/>
                  <w:szCs w:val="18"/>
                </w:rPr>
                <w:t>Care Plan Review</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0A7EA261" w14:textId="77777777" w:rsidR="0083336B" w:rsidRPr="0035438E" w:rsidRDefault="0083336B" w:rsidP="0035438E">
            <w:pPr>
              <w:spacing w:after="0"/>
              <w:rPr>
                <w:ins w:id="493" w:author="Sumeet" w:date="2026-08-03T17:11:00Z"/>
                <w:rFonts w:ascii="Calibri" w:hAnsi="Calibri" w:cs="Calibri"/>
                <w:sz w:val="18"/>
                <w:szCs w:val="18"/>
              </w:rPr>
            </w:pPr>
            <w:ins w:id="494" w:author="Sumeet" w:date="2026-08-03T17:11:00Z">
              <w:r w:rsidRPr="0035438E">
                <w:rPr>
                  <w:rFonts w:ascii="Calibri" w:hAnsi="Calibri" w:cs="Calibri"/>
                  <w:sz w:val="18"/>
                  <w:szCs w:val="18"/>
                </w:rPr>
                <w:t>Yes</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72818E4" w14:textId="77777777" w:rsidR="0083336B" w:rsidRPr="0035438E" w:rsidRDefault="0083336B" w:rsidP="0035438E">
            <w:pPr>
              <w:spacing w:after="0"/>
              <w:rPr>
                <w:ins w:id="495" w:author="Sumeet" w:date="2026-08-03T17:11:00Z"/>
                <w:rFonts w:ascii="Calibri" w:hAnsi="Calibri" w:cs="Calibri"/>
                <w:sz w:val="18"/>
                <w:szCs w:val="18"/>
              </w:rPr>
            </w:pPr>
            <w:ins w:id="496" w:author="Sumeet" w:date="2026-08-03T17:11:00Z">
              <w:r w:rsidRPr="0035438E">
                <w:rPr>
                  <w:rFonts w:ascii="Calibri" w:hAnsi="Calibri" w:cs="Calibri"/>
                  <w:sz w:val="18"/>
                  <w:szCs w:val="18"/>
                </w:rPr>
                <w:t>Based on care plan review schedule</w:t>
              </w:r>
            </w:ins>
          </w:p>
        </w:tc>
      </w:tr>
      <w:tr w:rsidR="0083336B" w:rsidRPr="0035438E" w14:paraId="39DC987F" w14:textId="77777777">
        <w:trPr>
          <w:trHeight w:val="430"/>
          <w:ins w:id="497"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440898AC" w14:textId="77777777" w:rsidR="0083336B" w:rsidRPr="0035438E" w:rsidRDefault="0083336B" w:rsidP="0035438E">
            <w:pPr>
              <w:spacing w:after="0"/>
              <w:rPr>
                <w:ins w:id="498" w:author="Sumeet" w:date="2026-08-03T17:11:00Z"/>
                <w:rFonts w:ascii="Calibri" w:hAnsi="Calibri" w:cs="Calibri"/>
                <w:sz w:val="18"/>
                <w:szCs w:val="18"/>
              </w:rPr>
            </w:pPr>
            <w:ins w:id="499" w:author="Sumeet" w:date="2026-08-03T17:11:00Z">
              <w:r w:rsidRPr="0035438E">
                <w:rPr>
                  <w:rFonts w:ascii="Calibri" w:hAnsi="Calibri" w:cs="Calibri"/>
                  <w:sz w:val="18"/>
                  <w:szCs w:val="18"/>
                </w:rPr>
                <w:t>Schedule &amp; Next Steps</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8D5D64E" w14:textId="77777777" w:rsidR="0083336B" w:rsidRPr="0035438E" w:rsidRDefault="0083336B" w:rsidP="0035438E">
            <w:pPr>
              <w:spacing w:after="0"/>
              <w:rPr>
                <w:ins w:id="500" w:author="Sumeet" w:date="2026-08-03T17:11:00Z"/>
                <w:rFonts w:ascii="Calibri" w:hAnsi="Calibri" w:cs="Calibri"/>
                <w:sz w:val="18"/>
                <w:szCs w:val="18"/>
              </w:rPr>
            </w:pPr>
            <w:ins w:id="501" w:author="Sumeet" w:date="2026-08-03T17:11:00Z">
              <w:r w:rsidRPr="0035438E">
                <w:rPr>
                  <w:rFonts w:ascii="Calibri" w:hAnsi="Calibri" w:cs="Calibri"/>
                  <w:sz w:val="18"/>
                  <w:szCs w:val="18"/>
                </w:rPr>
                <w:t>Next appointment / action scheduled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5E8B1D50" w14:textId="77777777" w:rsidR="0083336B" w:rsidRPr="0035438E" w:rsidRDefault="0083336B" w:rsidP="0035438E">
            <w:pPr>
              <w:spacing w:after="0"/>
              <w:rPr>
                <w:ins w:id="502" w:author="Sumeet" w:date="2026-08-03T17:11:00Z"/>
                <w:rFonts w:ascii="Calibri" w:hAnsi="Calibri" w:cs="Calibri"/>
                <w:sz w:val="18"/>
                <w:szCs w:val="18"/>
              </w:rPr>
            </w:pPr>
            <w:ins w:id="503" w:author="Sumeet" w:date="2026-08-03T17:11:00Z">
              <w:r w:rsidRPr="0035438E">
                <w:rPr>
                  <w:rFonts w:ascii="Calibri" w:hAnsi="Calibri" w:cs="Calibri"/>
                  <w:sz w:val="18"/>
                  <w:szCs w:val="18"/>
                </w:rPr>
                <w:t>Admin -&gt; Appointment </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19F081FF" w14:textId="77777777" w:rsidR="0083336B" w:rsidRPr="0035438E" w:rsidRDefault="0083336B" w:rsidP="0035438E">
            <w:pPr>
              <w:spacing w:after="0"/>
              <w:rPr>
                <w:ins w:id="504" w:author="Sumeet" w:date="2026-08-03T17:11:00Z"/>
                <w:rFonts w:ascii="Calibri" w:hAnsi="Calibri" w:cs="Calibri"/>
                <w:sz w:val="18"/>
                <w:szCs w:val="18"/>
              </w:rPr>
            </w:pPr>
            <w:ins w:id="505" w:author="Sumeet" w:date="2026-08-03T17:11:00Z">
              <w:r w:rsidRPr="0035438E">
                <w:rPr>
                  <w:rFonts w:ascii="Calibri" w:hAnsi="Calibri" w:cs="Calibri"/>
                  <w:sz w:val="18"/>
                  <w:szCs w:val="18"/>
                </w:rPr>
                <w:t>Configurable</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3AB7D7BF" w14:textId="77777777" w:rsidR="0083336B" w:rsidRPr="0035438E" w:rsidRDefault="0083336B" w:rsidP="0035438E">
            <w:pPr>
              <w:spacing w:after="0"/>
              <w:rPr>
                <w:ins w:id="506" w:author="Sumeet" w:date="2026-08-03T17:11:00Z"/>
                <w:rFonts w:ascii="Calibri" w:hAnsi="Calibri" w:cs="Calibri"/>
                <w:sz w:val="18"/>
                <w:szCs w:val="18"/>
              </w:rPr>
            </w:pPr>
            <w:ins w:id="507" w:author="Sumeet" w:date="2026-08-03T17:11:00Z">
              <w:r w:rsidRPr="0035438E">
                <w:rPr>
                  <w:rFonts w:ascii="Calibri" w:hAnsi="Calibri" w:cs="Calibri"/>
                  <w:sz w:val="18"/>
                  <w:szCs w:val="18"/>
                </w:rPr>
                <w:t>Required where program expects a scheduled next action</w:t>
              </w:r>
            </w:ins>
          </w:p>
        </w:tc>
      </w:tr>
      <w:tr w:rsidR="0083336B" w:rsidRPr="0035438E" w14:paraId="2C8D6AB7" w14:textId="77777777">
        <w:trPr>
          <w:trHeight w:val="430"/>
          <w:ins w:id="508"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5ED31F5E" w14:textId="77777777" w:rsidR="0083336B" w:rsidRPr="0035438E" w:rsidRDefault="0083336B" w:rsidP="0035438E">
            <w:pPr>
              <w:spacing w:after="0"/>
              <w:rPr>
                <w:ins w:id="509" w:author="Sumeet" w:date="2026-08-03T17:11:00Z"/>
                <w:rFonts w:ascii="Calibri" w:hAnsi="Calibri" w:cs="Calibri"/>
                <w:sz w:val="18"/>
                <w:szCs w:val="18"/>
              </w:rPr>
            </w:pPr>
            <w:ins w:id="510" w:author="Sumeet" w:date="2026-08-03T17:11:00Z">
              <w:r w:rsidRPr="0035438E">
                <w:rPr>
                  <w:rFonts w:ascii="Calibri" w:hAnsi="Calibri" w:cs="Calibri"/>
                  <w:sz w:val="18"/>
                  <w:szCs w:val="18"/>
                </w:rPr>
                <w:t>Complete Onboarding</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467542E" w14:textId="77777777" w:rsidR="0083336B" w:rsidRPr="0035438E" w:rsidRDefault="0083336B" w:rsidP="0035438E">
            <w:pPr>
              <w:spacing w:after="0"/>
              <w:rPr>
                <w:ins w:id="511" w:author="Sumeet" w:date="2026-08-03T17:11:00Z"/>
                <w:rFonts w:ascii="Calibri" w:hAnsi="Calibri" w:cs="Calibri"/>
                <w:sz w:val="18"/>
                <w:szCs w:val="18"/>
              </w:rPr>
            </w:pPr>
            <w:ins w:id="512" w:author="Sumeet" w:date="2026-08-03T17:11:00Z">
              <w:r w:rsidRPr="0035438E">
                <w:rPr>
                  <w:rFonts w:ascii="Calibri" w:hAnsi="Calibri" w:cs="Calibri"/>
                  <w:sz w:val="18"/>
                  <w:szCs w:val="18"/>
                </w:rPr>
                <w:t>Required forms completed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B154C4A" w14:textId="77777777" w:rsidR="0083336B" w:rsidRPr="0035438E" w:rsidRDefault="0083336B" w:rsidP="0035438E">
            <w:pPr>
              <w:spacing w:after="0"/>
              <w:rPr>
                <w:ins w:id="513" w:author="Sumeet" w:date="2026-08-03T17:11:00Z"/>
                <w:rFonts w:ascii="Calibri" w:hAnsi="Calibri" w:cs="Calibri"/>
                <w:sz w:val="18"/>
                <w:szCs w:val="18"/>
              </w:rPr>
            </w:pPr>
            <w:ins w:id="514" w:author="Sumeet" w:date="2026-08-03T17:11:00Z">
              <w:r w:rsidRPr="0035438E">
                <w:rPr>
                  <w:rFonts w:ascii="Calibri" w:hAnsi="Calibri" w:cs="Calibri"/>
                  <w:sz w:val="18"/>
                  <w:szCs w:val="18"/>
                </w:rPr>
                <w:t>Documents</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2B1C9C15" w14:textId="77777777" w:rsidR="0083336B" w:rsidRPr="0035438E" w:rsidRDefault="0083336B" w:rsidP="0035438E">
            <w:pPr>
              <w:spacing w:after="0"/>
              <w:rPr>
                <w:ins w:id="515" w:author="Sumeet" w:date="2026-08-03T17:11:00Z"/>
                <w:rFonts w:ascii="Calibri" w:hAnsi="Calibri" w:cs="Calibri"/>
                <w:sz w:val="18"/>
                <w:szCs w:val="18"/>
              </w:rPr>
            </w:pPr>
            <w:ins w:id="516" w:author="Sumeet" w:date="2026-08-03T17:11:00Z">
              <w:r w:rsidRPr="0035438E">
                <w:rPr>
                  <w:rFonts w:ascii="Calibri" w:hAnsi="Calibri" w:cs="Calibri"/>
                  <w:sz w:val="18"/>
                  <w:szCs w:val="18"/>
                </w:rPr>
                <w:t>Yes if applicable</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039CAC5F" w14:textId="77777777" w:rsidR="0083336B" w:rsidRPr="0035438E" w:rsidRDefault="0083336B" w:rsidP="0035438E">
            <w:pPr>
              <w:spacing w:after="0"/>
              <w:rPr>
                <w:ins w:id="517" w:author="Sumeet" w:date="2026-08-03T17:11:00Z"/>
                <w:rFonts w:ascii="Calibri" w:hAnsi="Calibri" w:cs="Calibri"/>
                <w:sz w:val="18"/>
                <w:szCs w:val="18"/>
              </w:rPr>
            </w:pPr>
            <w:ins w:id="518" w:author="Sumeet" w:date="2026-08-03T17:11:00Z">
              <w:r w:rsidRPr="0035438E">
                <w:rPr>
                  <w:rFonts w:ascii="Calibri" w:hAnsi="Calibri" w:cs="Calibri"/>
                  <w:sz w:val="18"/>
                  <w:szCs w:val="18"/>
                </w:rPr>
                <w:t>Roll-up rather than separate workflow step</w:t>
              </w:r>
            </w:ins>
          </w:p>
        </w:tc>
      </w:tr>
      <w:tr w:rsidR="0083336B" w:rsidRPr="0035438E" w14:paraId="77706153" w14:textId="77777777">
        <w:trPr>
          <w:trHeight w:val="430"/>
          <w:ins w:id="519"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4843BCC8" w14:textId="77777777" w:rsidR="0083336B" w:rsidRPr="0035438E" w:rsidRDefault="0083336B" w:rsidP="0035438E">
            <w:pPr>
              <w:spacing w:after="0"/>
              <w:rPr>
                <w:ins w:id="520" w:author="Sumeet" w:date="2026-08-03T17:11:00Z"/>
                <w:rFonts w:ascii="Calibri" w:hAnsi="Calibri" w:cs="Calibri"/>
                <w:sz w:val="18"/>
                <w:szCs w:val="18"/>
              </w:rPr>
            </w:pPr>
            <w:ins w:id="521" w:author="Sumeet" w:date="2026-08-03T17:11:00Z">
              <w:r w:rsidRPr="0035438E">
                <w:rPr>
                  <w:rFonts w:ascii="Calibri" w:hAnsi="Calibri" w:cs="Calibri"/>
                  <w:sz w:val="18"/>
                  <w:szCs w:val="18"/>
                </w:rPr>
                <w:t>Complete Onboarding</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69AE1760" w14:textId="77777777" w:rsidR="0083336B" w:rsidRPr="0035438E" w:rsidRDefault="0083336B" w:rsidP="0035438E">
            <w:pPr>
              <w:spacing w:after="0"/>
              <w:rPr>
                <w:ins w:id="522" w:author="Sumeet" w:date="2026-08-03T17:11:00Z"/>
                <w:rFonts w:ascii="Calibri" w:hAnsi="Calibri" w:cs="Calibri"/>
                <w:sz w:val="18"/>
                <w:szCs w:val="18"/>
              </w:rPr>
            </w:pPr>
            <w:ins w:id="523" w:author="Sumeet" w:date="2026-08-03T17:11:00Z">
              <w:r w:rsidRPr="0035438E">
                <w:rPr>
                  <w:rFonts w:ascii="Calibri" w:hAnsi="Calibri" w:cs="Calibri"/>
                  <w:sz w:val="18"/>
                  <w:szCs w:val="18"/>
                </w:rPr>
                <w:t>Open blockers resolved</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56C3AC18" w14:textId="77777777" w:rsidR="0083336B" w:rsidRPr="0035438E" w:rsidRDefault="0083336B" w:rsidP="0035438E">
            <w:pPr>
              <w:spacing w:after="0"/>
              <w:rPr>
                <w:ins w:id="524" w:author="Sumeet" w:date="2026-08-03T17:11:00Z"/>
                <w:rFonts w:ascii="Calibri" w:hAnsi="Calibri" w:cs="Calibri"/>
                <w:sz w:val="18"/>
                <w:szCs w:val="18"/>
              </w:rPr>
            </w:pPr>
            <w:ins w:id="525" w:author="Sumeet" w:date="2026-08-03T17:11:00Z">
              <w:r w:rsidRPr="0035438E">
                <w:rPr>
                  <w:rFonts w:ascii="Calibri" w:hAnsi="Calibri" w:cs="Calibri"/>
                  <w:b/>
                  <w:bCs/>
                  <w:sz w:val="18"/>
                  <w:szCs w:val="18"/>
                </w:rPr>
                <w:t>Status - Runtime</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2BADF5FA" w14:textId="77777777" w:rsidR="0083336B" w:rsidRPr="0035438E" w:rsidRDefault="0083336B" w:rsidP="0035438E">
            <w:pPr>
              <w:spacing w:after="0"/>
              <w:rPr>
                <w:ins w:id="526" w:author="Sumeet" w:date="2026-08-03T17:11:00Z"/>
                <w:rFonts w:ascii="Calibri" w:hAnsi="Calibri" w:cs="Calibri"/>
                <w:sz w:val="18"/>
                <w:szCs w:val="18"/>
              </w:rPr>
            </w:pPr>
            <w:ins w:id="527" w:author="Sumeet" w:date="2026-08-03T17:11:00Z">
              <w:r w:rsidRPr="0035438E">
                <w:rPr>
                  <w:rFonts w:ascii="Calibri" w:hAnsi="Calibri" w:cs="Calibri"/>
                  <w:sz w:val="18"/>
                  <w:szCs w:val="18"/>
                </w:rPr>
                <w:t>Yes</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4BC248D1" w14:textId="77777777" w:rsidR="0083336B" w:rsidRPr="0035438E" w:rsidRDefault="0083336B" w:rsidP="0035438E">
            <w:pPr>
              <w:spacing w:after="0"/>
              <w:rPr>
                <w:ins w:id="528" w:author="Sumeet" w:date="2026-08-03T17:11:00Z"/>
                <w:rFonts w:ascii="Calibri" w:hAnsi="Calibri" w:cs="Calibri"/>
                <w:sz w:val="18"/>
                <w:szCs w:val="18"/>
              </w:rPr>
            </w:pPr>
            <w:ins w:id="529" w:author="Sumeet" w:date="2026-08-03T17:11:00Z">
              <w:r w:rsidRPr="0035438E">
                <w:rPr>
                  <w:rFonts w:ascii="Calibri" w:hAnsi="Calibri" w:cs="Calibri"/>
                  <w:sz w:val="18"/>
                  <w:szCs w:val="18"/>
                </w:rPr>
                <w:t>Derived check; should not be manually configured as a normal task</w:t>
              </w:r>
            </w:ins>
          </w:p>
        </w:tc>
      </w:tr>
      <w:tr w:rsidR="0083336B" w:rsidRPr="0035438E" w14:paraId="5AFE0995" w14:textId="77777777">
        <w:trPr>
          <w:trHeight w:val="430"/>
          <w:ins w:id="530" w:author="Sumeet" w:date="2026-08-03T17:11:00Z"/>
        </w:trPr>
        <w:tc>
          <w:tcPr>
            <w:tcW w:w="252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2D52A078" w14:textId="77777777" w:rsidR="0083336B" w:rsidRPr="0035438E" w:rsidRDefault="0083336B" w:rsidP="0035438E">
            <w:pPr>
              <w:spacing w:after="0"/>
              <w:rPr>
                <w:ins w:id="531" w:author="Sumeet" w:date="2026-08-03T17:11:00Z"/>
                <w:rFonts w:ascii="Calibri" w:hAnsi="Calibri" w:cs="Calibri"/>
                <w:sz w:val="18"/>
                <w:szCs w:val="18"/>
              </w:rPr>
            </w:pPr>
            <w:ins w:id="532" w:author="Sumeet" w:date="2026-08-03T17:11:00Z">
              <w:r w:rsidRPr="0035438E">
                <w:rPr>
                  <w:rFonts w:ascii="Calibri" w:hAnsi="Calibri" w:cs="Calibri"/>
                  <w:sz w:val="18"/>
                  <w:szCs w:val="18"/>
                </w:rPr>
                <w:t>Complete Onboarding</w:t>
              </w:r>
            </w:ins>
          </w:p>
        </w:tc>
        <w:tc>
          <w:tcPr>
            <w:tcW w:w="3651"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55E2E40C" w14:textId="77777777" w:rsidR="0083336B" w:rsidRPr="0035438E" w:rsidRDefault="0083336B" w:rsidP="0035438E">
            <w:pPr>
              <w:spacing w:after="0"/>
              <w:rPr>
                <w:ins w:id="533" w:author="Sumeet" w:date="2026-08-03T17:11:00Z"/>
                <w:rFonts w:ascii="Calibri" w:hAnsi="Calibri" w:cs="Calibri"/>
                <w:sz w:val="18"/>
                <w:szCs w:val="18"/>
              </w:rPr>
            </w:pPr>
            <w:ins w:id="534" w:author="Sumeet" w:date="2026-08-03T17:11:00Z">
              <w:r w:rsidRPr="0035438E">
                <w:rPr>
                  <w:rFonts w:ascii="Calibri" w:hAnsi="Calibri" w:cs="Calibri"/>
                  <w:sz w:val="18"/>
                  <w:szCs w:val="18"/>
                </w:rPr>
                <w:t>Onboarding summary note</w:t>
              </w:r>
            </w:ins>
          </w:p>
        </w:tc>
        <w:tc>
          <w:tcPr>
            <w:tcW w:w="298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7C5392FF" w14:textId="77777777" w:rsidR="0083336B" w:rsidRPr="0035438E" w:rsidRDefault="0083336B" w:rsidP="0035438E">
            <w:pPr>
              <w:spacing w:after="0"/>
              <w:rPr>
                <w:ins w:id="535" w:author="Sumeet" w:date="2026-08-03T17:11:00Z"/>
                <w:rFonts w:ascii="Calibri" w:hAnsi="Calibri" w:cs="Calibri"/>
                <w:sz w:val="18"/>
                <w:szCs w:val="18"/>
              </w:rPr>
            </w:pPr>
            <w:ins w:id="536" w:author="Sumeet" w:date="2026-08-03T17:11:00Z">
              <w:r w:rsidRPr="0035438E">
                <w:rPr>
                  <w:rFonts w:ascii="Calibri" w:hAnsi="Calibri" w:cs="Calibri"/>
                  <w:b/>
                  <w:bCs/>
                  <w:sz w:val="18"/>
                  <w:szCs w:val="18"/>
                </w:rPr>
                <w:t>Notes (Local Save) - Runtime</w:t>
              </w:r>
            </w:ins>
          </w:p>
        </w:tc>
        <w:tc>
          <w:tcPr>
            <w:tcW w:w="1519"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2D3B3D65" w14:textId="77777777" w:rsidR="0083336B" w:rsidRPr="0035438E" w:rsidRDefault="0083336B" w:rsidP="0035438E">
            <w:pPr>
              <w:spacing w:after="0"/>
              <w:rPr>
                <w:ins w:id="537" w:author="Sumeet" w:date="2026-08-03T17:11:00Z"/>
                <w:rFonts w:ascii="Calibri" w:hAnsi="Calibri" w:cs="Calibri"/>
                <w:sz w:val="18"/>
                <w:szCs w:val="18"/>
              </w:rPr>
            </w:pPr>
            <w:ins w:id="538" w:author="Sumeet" w:date="2026-08-03T17:11:00Z">
              <w:r w:rsidRPr="0035438E">
                <w:rPr>
                  <w:rFonts w:ascii="Calibri" w:hAnsi="Calibri" w:cs="Calibri"/>
                  <w:sz w:val="18"/>
                  <w:szCs w:val="18"/>
                </w:rPr>
                <w:t>Yes</w:t>
              </w:r>
            </w:ins>
          </w:p>
        </w:tc>
        <w:tc>
          <w:tcPr>
            <w:tcW w:w="6673" w:type="dxa"/>
            <w:tcBorders>
              <w:top w:val="single" w:sz="6" w:space="0" w:color="ABABAB"/>
              <w:left w:val="single" w:sz="6" w:space="0" w:color="ABABAB"/>
              <w:bottom w:val="single" w:sz="6" w:space="0" w:color="ABABAB"/>
              <w:right w:val="single" w:sz="6" w:space="0" w:color="ABABAB"/>
            </w:tcBorders>
            <w:tcMar>
              <w:top w:w="80" w:type="dxa"/>
              <w:left w:w="80" w:type="dxa"/>
              <w:bottom w:w="80" w:type="dxa"/>
              <w:right w:w="80" w:type="dxa"/>
            </w:tcMar>
            <w:hideMark/>
          </w:tcPr>
          <w:p w14:paraId="54AF0FCD" w14:textId="77777777" w:rsidR="0083336B" w:rsidRPr="0035438E" w:rsidRDefault="0083336B" w:rsidP="0035438E">
            <w:pPr>
              <w:spacing w:after="0"/>
              <w:rPr>
                <w:ins w:id="539" w:author="Sumeet" w:date="2026-08-03T17:11:00Z"/>
                <w:rFonts w:ascii="Calibri" w:hAnsi="Calibri" w:cs="Calibri"/>
                <w:sz w:val="18"/>
                <w:szCs w:val="18"/>
              </w:rPr>
            </w:pPr>
            <w:ins w:id="540" w:author="Sumeet" w:date="2026-08-03T17:11:00Z">
              <w:r w:rsidRPr="0035438E">
                <w:rPr>
                  <w:rFonts w:ascii="Calibri" w:hAnsi="Calibri" w:cs="Calibri"/>
                  <w:sz w:val="18"/>
                  <w:szCs w:val="18"/>
                </w:rPr>
                <w:t>Final care-manager summary before completion</w:t>
              </w:r>
            </w:ins>
          </w:p>
        </w:tc>
      </w:tr>
    </w:tbl>
    <w:p w14:paraId="5EC2785C" w14:textId="77777777" w:rsidR="0083336B" w:rsidRPr="0035438E" w:rsidRDefault="0083336B" w:rsidP="0035438E">
      <w:pPr>
        <w:spacing w:after="0"/>
        <w:rPr>
          <w:ins w:id="541" w:author="Sumeet" w:date="2026-08-03T17:11:00Z"/>
          <w:rFonts w:ascii="Calibri" w:hAnsi="Calibri" w:cs="Calibri"/>
          <w:sz w:val="18"/>
          <w:szCs w:val="18"/>
        </w:rPr>
      </w:pPr>
    </w:p>
    <w:p w14:paraId="65905C74" w14:textId="77777777" w:rsidR="0083336B" w:rsidRPr="0035438E" w:rsidRDefault="0083336B" w:rsidP="0035438E">
      <w:pPr>
        <w:spacing w:after="0"/>
        <w:rPr>
          <w:ins w:id="542" w:author="Sumeet" w:date="2026-08-03T17:11:00Z"/>
          <w:rFonts w:ascii="Calibri" w:hAnsi="Calibri" w:cs="Calibri"/>
          <w:sz w:val="18"/>
          <w:szCs w:val="18"/>
        </w:rPr>
      </w:pPr>
    </w:p>
    <w:p w14:paraId="6E37B1B8" w14:textId="77777777" w:rsidR="0083336B" w:rsidRPr="0035438E" w:rsidRDefault="0083336B" w:rsidP="0035438E">
      <w:pPr>
        <w:spacing w:after="0"/>
        <w:rPr>
          <w:ins w:id="543" w:author="Sumeet" w:date="2026-08-03T17:11:00Z"/>
          <w:rFonts w:ascii="Calibri" w:hAnsi="Calibri" w:cs="Calibri"/>
          <w:sz w:val="18"/>
          <w:szCs w:val="18"/>
        </w:rPr>
      </w:pPr>
    </w:p>
    <w:p w14:paraId="69A9C90A" w14:textId="77777777" w:rsidR="0083336B" w:rsidRPr="0035438E" w:rsidRDefault="0083336B" w:rsidP="0035438E">
      <w:pPr>
        <w:spacing w:after="0"/>
        <w:rPr>
          <w:ins w:id="544" w:author="Sumeet" w:date="2026-08-03T17:11:00Z"/>
          <w:rFonts w:ascii="Calibri" w:hAnsi="Calibri" w:cs="Calibri"/>
          <w:b/>
          <w:bCs/>
          <w:sz w:val="18"/>
          <w:szCs w:val="18"/>
        </w:rPr>
      </w:pPr>
      <w:ins w:id="545" w:author="Sumeet" w:date="2026-08-03T17:11:00Z">
        <w:r w:rsidRPr="0035438E">
          <w:rPr>
            <w:rFonts w:ascii="Calibri" w:hAnsi="Calibri" w:cs="Calibri"/>
            <w:b/>
            <w:bCs/>
            <w:sz w:val="18"/>
            <w:szCs w:val="18"/>
          </w:rPr>
          <w:t>Formal Review — default configuration</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1404"/>
        <w:gridCol w:w="3949"/>
        <w:gridCol w:w="1064"/>
        <w:gridCol w:w="1062"/>
        <w:gridCol w:w="1668"/>
      </w:tblGrid>
      <w:tr w:rsidR="0083336B" w:rsidRPr="0035438E" w14:paraId="5F39C2F1" w14:textId="77777777">
        <w:trPr>
          <w:tblCellSpacing w:w="15" w:type="dxa"/>
          <w:ins w:id="546"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19285BC" w14:textId="77777777" w:rsidR="0083336B" w:rsidRPr="0035438E" w:rsidRDefault="0083336B" w:rsidP="0035438E">
            <w:pPr>
              <w:spacing w:after="0"/>
              <w:rPr>
                <w:ins w:id="547" w:author="Sumeet" w:date="2026-08-03T17:11:00Z"/>
                <w:rFonts w:ascii="Calibri" w:hAnsi="Calibri" w:cs="Calibri"/>
                <w:sz w:val="18"/>
                <w:szCs w:val="18"/>
              </w:rPr>
            </w:pPr>
            <w:ins w:id="548" w:author="Sumeet" w:date="2026-08-03T17:11:00Z">
              <w:r w:rsidRPr="0035438E">
                <w:rPr>
                  <w:rFonts w:ascii="Calibri" w:hAnsi="Calibri" w:cs="Calibri"/>
                  <w:b/>
                  <w:bCs/>
                  <w:sz w:val="18"/>
                  <w:szCs w:val="18"/>
                </w:rPr>
                <w:t>#</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2155DC" w14:textId="77777777" w:rsidR="0083336B" w:rsidRPr="0035438E" w:rsidRDefault="0083336B" w:rsidP="0035438E">
            <w:pPr>
              <w:spacing w:after="0"/>
              <w:rPr>
                <w:ins w:id="549" w:author="Sumeet" w:date="2026-08-03T17:11:00Z"/>
                <w:rFonts w:ascii="Calibri" w:hAnsi="Calibri" w:cs="Calibri"/>
                <w:sz w:val="18"/>
                <w:szCs w:val="18"/>
              </w:rPr>
            </w:pPr>
            <w:ins w:id="550" w:author="Sumeet" w:date="2026-08-03T17:11:00Z">
              <w:r w:rsidRPr="0035438E">
                <w:rPr>
                  <w:rFonts w:ascii="Calibri" w:hAnsi="Calibri" w:cs="Calibri"/>
                  <w:b/>
                  <w:bCs/>
                  <w:sz w:val="18"/>
                  <w:szCs w:val="18"/>
                </w:rPr>
                <w:t>Workflow Step</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7CD95" w14:textId="77777777" w:rsidR="0083336B" w:rsidRPr="0035438E" w:rsidRDefault="0083336B" w:rsidP="0035438E">
            <w:pPr>
              <w:spacing w:after="0"/>
              <w:rPr>
                <w:ins w:id="551" w:author="Sumeet" w:date="2026-08-03T17:11:00Z"/>
                <w:rFonts w:ascii="Calibri" w:hAnsi="Calibri" w:cs="Calibri"/>
                <w:sz w:val="18"/>
                <w:szCs w:val="18"/>
              </w:rPr>
            </w:pPr>
            <w:ins w:id="552" w:author="Sumeet" w:date="2026-08-03T17:11:00Z">
              <w:r w:rsidRPr="0035438E">
                <w:rPr>
                  <w:rFonts w:ascii="Calibri" w:hAnsi="Calibri" w:cs="Calibri"/>
                  <w:b/>
                  <w:bCs/>
                  <w:sz w:val="18"/>
                  <w:szCs w:val="18"/>
                </w:rPr>
                <w:t>Checklist Items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C6C636" w14:textId="77777777" w:rsidR="0083336B" w:rsidRPr="0035438E" w:rsidRDefault="0083336B" w:rsidP="0035438E">
            <w:pPr>
              <w:spacing w:after="0"/>
              <w:rPr>
                <w:ins w:id="553" w:author="Sumeet" w:date="2026-08-03T17:11:00Z"/>
                <w:rFonts w:ascii="Calibri" w:hAnsi="Calibri" w:cs="Calibri"/>
                <w:sz w:val="18"/>
                <w:szCs w:val="18"/>
              </w:rPr>
            </w:pPr>
            <w:ins w:id="554" w:author="Sumeet" w:date="2026-08-03T17:11:00Z">
              <w:r w:rsidRPr="0035438E">
                <w:rPr>
                  <w:rFonts w:ascii="Calibri" w:hAnsi="Calibri" w:cs="Calibri"/>
                  <w:b/>
                  <w:bCs/>
                  <w:sz w:val="18"/>
                  <w:szCs w:val="18"/>
                </w:rPr>
                <w:t>Requirement</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EF3D6" w14:textId="77777777" w:rsidR="0083336B" w:rsidRPr="0035438E" w:rsidRDefault="0083336B" w:rsidP="0035438E">
            <w:pPr>
              <w:spacing w:after="0"/>
              <w:rPr>
                <w:ins w:id="555" w:author="Sumeet" w:date="2026-08-03T17:11:00Z"/>
                <w:rFonts w:ascii="Calibri" w:hAnsi="Calibri" w:cs="Calibri"/>
                <w:sz w:val="18"/>
                <w:szCs w:val="18"/>
              </w:rPr>
            </w:pPr>
            <w:ins w:id="556" w:author="Sumeet" w:date="2026-08-03T17:11:00Z">
              <w:r w:rsidRPr="0035438E">
                <w:rPr>
                  <w:rFonts w:ascii="Calibri" w:hAnsi="Calibri" w:cs="Calibri"/>
                  <w:b/>
                  <w:bCs/>
                  <w:sz w:val="18"/>
                  <w:szCs w:val="18"/>
                </w:rPr>
                <w:t>Default Assignee</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CD3A13" w14:textId="77777777" w:rsidR="0083336B" w:rsidRPr="0035438E" w:rsidRDefault="0083336B" w:rsidP="0035438E">
            <w:pPr>
              <w:spacing w:after="0"/>
              <w:rPr>
                <w:ins w:id="557" w:author="Sumeet" w:date="2026-08-03T17:11:00Z"/>
                <w:rFonts w:ascii="Calibri" w:hAnsi="Calibri" w:cs="Calibri"/>
                <w:sz w:val="18"/>
                <w:szCs w:val="18"/>
              </w:rPr>
            </w:pPr>
            <w:ins w:id="558" w:author="Sumeet" w:date="2026-08-03T17:11:00Z">
              <w:r w:rsidRPr="0035438E">
                <w:rPr>
                  <w:rFonts w:ascii="Calibri" w:hAnsi="Calibri" w:cs="Calibri"/>
                  <w:b/>
                  <w:bCs/>
                  <w:sz w:val="18"/>
                  <w:szCs w:val="18"/>
                </w:rPr>
                <w:t>Linked Action / Screen</w:t>
              </w:r>
            </w:ins>
          </w:p>
        </w:tc>
      </w:tr>
      <w:tr w:rsidR="0083336B" w:rsidRPr="0035438E" w14:paraId="40EBBCD6" w14:textId="77777777">
        <w:trPr>
          <w:tblCellSpacing w:w="15" w:type="dxa"/>
          <w:ins w:id="559"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5F881CD" w14:textId="77777777" w:rsidR="0083336B" w:rsidRPr="0035438E" w:rsidRDefault="0083336B" w:rsidP="0035438E">
            <w:pPr>
              <w:spacing w:after="0"/>
              <w:rPr>
                <w:ins w:id="560" w:author="Sumeet" w:date="2026-08-03T17:11:00Z"/>
                <w:rFonts w:ascii="Calibri" w:hAnsi="Calibri" w:cs="Calibri"/>
                <w:sz w:val="18"/>
                <w:szCs w:val="18"/>
              </w:rPr>
            </w:pPr>
            <w:ins w:id="561" w:author="Sumeet" w:date="2026-08-03T17:11:00Z">
              <w:r w:rsidRPr="0035438E">
                <w:rPr>
                  <w:rFonts w:ascii="Calibri" w:hAnsi="Calibri" w:cs="Calibri"/>
                  <w:sz w:val="18"/>
                  <w:szCs w:val="18"/>
                </w:rPr>
                <w:lastRenderedPageBreak/>
                <w:t>1</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985EAD" w14:textId="77777777" w:rsidR="0083336B" w:rsidRPr="0035438E" w:rsidRDefault="0083336B" w:rsidP="0035438E">
            <w:pPr>
              <w:spacing w:after="0"/>
              <w:rPr>
                <w:ins w:id="562" w:author="Sumeet" w:date="2026-08-03T17:11:00Z"/>
                <w:rFonts w:ascii="Calibri" w:hAnsi="Calibri" w:cs="Calibri"/>
                <w:sz w:val="18"/>
                <w:szCs w:val="18"/>
              </w:rPr>
            </w:pPr>
            <w:ins w:id="563" w:author="Sumeet" w:date="2026-08-03T17:11:00Z">
              <w:r w:rsidRPr="0035438E">
                <w:rPr>
                  <w:rFonts w:ascii="Calibri" w:hAnsi="Calibri" w:cs="Calibri"/>
                  <w:b/>
                  <w:bCs/>
                  <w:sz w:val="18"/>
                  <w:szCs w:val="18"/>
                </w:rPr>
                <w:t>Review Preparation</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74FE73" w14:textId="77777777" w:rsidR="0083336B" w:rsidRPr="0035438E" w:rsidRDefault="0083336B" w:rsidP="0035438E">
            <w:pPr>
              <w:spacing w:after="0"/>
              <w:rPr>
                <w:ins w:id="564" w:author="Sumeet" w:date="2026-08-03T17:11:00Z"/>
                <w:rFonts w:ascii="Calibri" w:hAnsi="Calibri" w:cs="Calibri"/>
                <w:sz w:val="18"/>
                <w:szCs w:val="18"/>
              </w:rPr>
            </w:pPr>
            <w:ins w:id="565" w:author="Sumeet" w:date="2026-08-03T17:11:00Z">
              <w:r w:rsidRPr="0035438E">
                <w:rPr>
                  <w:rFonts w:ascii="Calibri" w:hAnsi="Calibri" w:cs="Calibri"/>
                  <w:sz w:val="18"/>
                  <w:szCs w:val="18"/>
                </w:rPr>
                <w:t>Confirm review occurrence/due date; confirm appointment if required; identify open tasks/attention items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522EF6" w14:textId="77777777" w:rsidR="0083336B" w:rsidRPr="0035438E" w:rsidRDefault="0083336B" w:rsidP="0035438E">
            <w:pPr>
              <w:spacing w:after="0"/>
              <w:rPr>
                <w:ins w:id="566" w:author="Sumeet" w:date="2026-08-03T17:11:00Z"/>
                <w:rFonts w:ascii="Calibri" w:hAnsi="Calibri" w:cs="Calibri"/>
                <w:sz w:val="18"/>
                <w:szCs w:val="18"/>
              </w:rPr>
            </w:pPr>
            <w:ins w:id="567" w:author="Sumeet" w:date="2026-08-03T17:11:00Z">
              <w:r w:rsidRPr="0035438E">
                <w:rPr>
                  <w:rFonts w:ascii="Calibri" w:hAnsi="Calibri" w:cs="Calibri"/>
                  <w:sz w:val="18"/>
                  <w:szCs w:val="18"/>
                </w:rPr>
                <w:t>Mandatory</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E05B27" w14:textId="77777777" w:rsidR="0083336B" w:rsidRPr="0035438E" w:rsidRDefault="0083336B" w:rsidP="0035438E">
            <w:pPr>
              <w:spacing w:after="0"/>
              <w:rPr>
                <w:ins w:id="568" w:author="Sumeet" w:date="2026-08-03T17:11:00Z"/>
                <w:rFonts w:ascii="Calibri" w:hAnsi="Calibri" w:cs="Calibri"/>
                <w:sz w:val="18"/>
                <w:szCs w:val="18"/>
              </w:rPr>
            </w:pPr>
            <w:ins w:id="569" w:author="Sumeet" w:date="2026-08-03T17:11:00Z">
              <w:r w:rsidRPr="0035438E">
                <w:rPr>
                  <w:rFonts w:ascii="Calibri" w:hAnsi="Calibri" w:cs="Calibri"/>
                  <w:sz w:val="18"/>
                  <w:szCs w:val="18"/>
                </w:rPr>
                <w:t>Care Manager</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159B17" w14:textId="77777777" w:rsidR="0083336B" w:rsidRPr="0035438E" w:rsidRDefault="0083336B" w:rsidP="0035438E">
            <w:pPr>
              <w:spacing w:after="0"/>
              <w:rPr>
                <w:ins w:id="570" w:author="Sumeet" w:date="2026-08-03T17:11:00Z"/>
                <w:rFonts w:ascii="Calibri" w:hAnsi="Calibri" w:cs="Calibri"/>
                <w:sz w:val="18"/>
                <w:szCs w:val="18"/>
              </w:rPr>
            </w:pPr>
            <w:ins w:id="571" w:author="Sumeet" w:date="2026-08-03T17:11:00Z">
              <w:r w:rsidRPr="0035438E">
                <w:rPr>
                  <w:rFonts w:ascii="Calibri" w:hAnsi="Calibri" w:cs="Calibri"/>
                  <w:sz w:val="18"/>
                  <w:szCs w:val="18"/>
                </w:rPr>
                <w:t>OPEN_REVIEW</w:t>
              </w:r>
            </w:ins>
          </w:p>
        </w:tc>
      </w:tr>
      <w:tr w:rsidR="0083336B" w:rsidRPr="0035438E" w14:paraId="26F2F12F" w14:textId="77777777">
        <w:trPr>
          <w:tblCellSpacing w:w="15" w:type="dxa"/>
          <w:ins w:id="572"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EB844C5" w14:textId="77777777" w:rsidR="0083336B" w:rsidRPr="0035438E" w:rsidRDefault="0083336B" w:rsidP="0035438E">
            <w:pPr>
              <w:spacing w:after="0"/>
              <w:rPr>
                <w:ins w:id="573" w:author="Sumeet" w:date="2026-08-03T17:11:00Z"/>
                <w:rFonts w:ascii="Calibri" w:hAnsi="Calibri" w:cs="Calibri"/>
                <w:sz w:val="18"/>
                <w:szCs w:val="18"/>
              </w:rPr>
            </w:pPr>
            <w:ins w:id="574" w:author="Sumeet" w:date="2026-08-03T17:11:00Z">
              <w:r w:rsidRPr="0035438E">
                <w:rPr>
                  <w:rFonts w:ascii="Calibri" w:hAnsi="Calibri" w:cs="Calibri"/>
                  <w:sz w:val="18"/>
                  <w:szCs w:val="18"/>
                </w:rPr>
                <w:t>2</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30A09" w14:textId="77777777" w:rsidR="0083336B" w:rsidRPr="0035438E" w:rsidRDefault="0083336B" w:rsidP="0035438E">
            <w:pPr>
              <w:spacing w:after="0"/>
              <w:rPr>
                <w:ins w:id="575" w:author="Sumeet" w:date="2026-08-03T17:11:00Z"/>
                <w:rFonts w:ascii="Calibri" w:hAnsi="Calibri" w:cs="Calibri"/>
                <w:sz w:val="18"/>
                <w:szCs w:val="18"/>
              </w:rPr>
            </w:pPr>
            <w:ins w:id="576" w:author="Sumeet" w:date="2026-08-03T17:11:00Z">
              <w:r w:rsidRPr="0035438E">
                <w:rPr>
                  <w:rFonts w:ascii="Calibri" w:hAnsi="Calibri" w:cs="Calibri"/>
                  <w:b/>
                  <w:bCs/>
                  <w:sz w:val="18"/>
                  <w:szCs w:val="18"/>
                </w:rPr>
                <w:t>Review Patient Progress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4FE9F" w14:textId="77777777" w:rsidR="0083336B" w:rsidRPr="0035438E" w:rsidRDefault="0083336B" w:rsidP="0035438E">
            <w:pPr>
              <w:spacing w:after="0"/>
              <w:rPr>
                <w:ins w:id="577" w:author="Sumeet" w:date="2026-08-03T17:11:00Z"/>
                <w:rFonts w:ascii="Calibri" w:hAnsi="Calibri" w:cs="Calibri"/>
                <w:sz w:val="18"/>
                <w:szCs w:val="18"/>
              </w:rPr>
            </w:pPr>
            <w:ins w:id="578" w:author="Sumeet" w:date="2026-08-03T17:11:00Z">
              <w:r w:rsidRPr="0035438E">
                <w:rPr>
                  <w:rFonts w:ascii="Calibri" w:hAnsi="Calibri" w:cs="Calibri"/>
                  <w:sz w:val="18"/>
                  <w:szCs w:val="18"/>
                </w:rPr>
                <w:t>Review monitoring/readings &amp; adherence; review symptoms; review important alerts/issues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78DD46" w14:textId="77777777" w:rsidR="0083336B" w:rsidRPr="0035438E" w:rsidRDefault="0083336B" w:rsidP="0035438E">
            <w:pPr>
              <w:spacing w:after="0"/>
              <w:rPr>
                <w:ins w:id="579" w:author="Sumeet" w:date="2026-08-03T17:11:00Z"/>
                <w:rFonts w:ascii="Calibri" w:hAnsi="Calibri" w:cs="Calibri"/>
                <w:sz w:val="18"/>
                <w:szCs w:val="18"/>
              </w:rPr>
            </w:pPr>
            <w:ins w:id="580" w:author="Sumeet" w:date="2026-08-03T17:11:00Z">
              <w:r w:rsidRPr="0035438E">
                <w:rPr>
                  <w:rFonts w:ascii="Calibri" w:hAnsi="Calibri" w:cs="Calibri"/>
                  <w:sz w:val="18"/>
                  <w:szCs w:val="18"/>
                </w:rPr>
                <w:t>Mandatory</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CD9328" w14:textId="77777777" w:rsidR="0083336B" w:rsidRPr="0035438E" w:rsidRDefault="0083336B" w:rsidP="0035438E">
            <w:pPr>
              <w:spacing w:after="0"/>
              <w:rPr>
                <w:ins w:id="581" w:author="Sumeet" w:date="2026-08-03T17:11:00Z"/>
                <w:rFonts w:ascii="Calibri" w:hAnsi="Calibri" w:cs="Calibri"/>
                <w:sz w:val="18"/>
                <w:szCs w:val="18"/>
              </w:rPr>
            </w:pPr>
            <w:ins w:id="582" w:author="Sumeet" w:date="2026-08-03T17:11:00Z">
              <w:r w:rsidRPr="0035438E">
                <w:rPr>
                  <w:rFonts w:ascii="Calibri" w:hAnsi="Calibri" w:cs="Calibri"/>
                  <w:sz w:val="18"/>
                  <w:szCs w:val="18"/>
                </w:rPr>
                <w:t>Doctor / Care Manager</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933F5F" w14:textId="77777777" w:rsidR="0083336B" w:rsidRPr="0035438E" w:rsidRDefault="0083336B" w:rsidP="0035438E">
            <w:pPr>
              <w:spacing w:after="0"/>
              <w:rPr>
                <w:ins w:id="583" w:author="Sumeet" w:date="2026-08-03T17:11:00Z"/>
                <w:rFonts w:ascii="Calibri" w:hAnsi="Calibri" w:cs="Calibri"/>
                <w:sz w:val="18"/>
                <w:szCs w:val="18"/>
              </w:rPr>
            </w:pPr>
            <w:ins w:id="584" w:author="Sumeet" w:date="2026-08-03T17:11:00Z">
              <w:r w:rsidRPr="0035438E">
                <w:rPr>
                  <w:rFonts w:ascii="Calibri" w:hAnsi="Calibri" w:cs="Calibri"/>
                  <w:sz w:val="18"/>
                  <w:szCs w:val="18"/>
                </w:rPr>
                <w:t>OPEN_MONITORING</w:t>
              </w:r>
            </w:ins>
          </w:p>
        </w:tc>
      </w:tr>
      <w:tr w:rsidR="0083336B" w:rsidRPr="0035438E" w14:paraId="2824C72C" w14:textId="77777777">
        <w:trPr>
          <w:tblCellSpacing w:w="15" w:type="dxa"/>
          <w:ins w:id="585"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11B7177" w14:textId="77777777" w:rsidR="0083336B" w:rsidRPr="0035438E" w:rsidRDefault="0083336B" w:rsidP="0035438E">
            <w:pPr>
              <w:spacing w:after="0"/>
              <w:rPr>
                <w:ins w:id="586" w:author="Sumeet" w:date="2026-08-03T17:11:00Z"/>
                <w:rFonts w:ascii="Calibri" w:hAnsi="Calibri" w:cs="Calibri"/>
                <w:sz w:val="18"/>
                <w:szCs w:val="18"/>
              </w:rPr>
            </w:pPr>
            <w:ins w:id="587" w:author="Sumeet" w:date="2026-08-03T17:11:00Z">
              <w:r w:rsidRPr="0035438E">
                <w:rPr>
                  <w:rFonts w:ascii="Calibri" w:hAnsi="Calibri" w:cs="Calibri"/>
                  <w:sz w:val="18"/>
                  <w:szCs w:val="18"/>
                </w:rPr>
                <w:t>3</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DCB075" w14:textId="77777777" w:rsidR="0083336B" w:rsidRPr="0035438E" w:rsidRDefault="0083336B" w:rsidP="0035438E">
            <w:pPr>
              <w:spacing w:after="0"/>
              <w:rPr>
                <w:ins w:id="588" w:author="Sumeet" w:date="2026-08-03T17:11:00Z"/>
                <w:rFonts w:ascii="Calibri" w:hAnsi="Calibri" w:cs="Calibri"/>
                <w:sz w:val="18"/>
                <w:szCs w:val="18"/>
              </w:rPr>
            </w:pPr>
            <w:ins w:id="589" w:author="Sumeet" w:date="2026-08-03T17:11:00Z">
              <w:r w:rsidRPr="0035438E">
                <w:rPr>
                  <w:rFonts w:ascii="Calibri" w:hAnsi="Calibri" w:cs="Calibri"/>
                  <w:b/>
                  <w:bCs/>
                  <w:sz w:val="18"/>
                  <w:szCs w:val="18"/>
                </w:rPr>
                <w:t>Review Goals &amp; Plan</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6A4442" w14:textId="77777777" w:rsidR="0083336B" w:rsidRPr="0035438E" w:rsidRDefault="0083336B" w:rsidP="0035438E">
            <w:pPr>
              <w:spacing w:after="0"/>
              <w:rPr>
                <w:ins w:id="590" w:author="Sumeet" w:date="2026-08-03T17:11:00Z"/>
                <w:rFonts w:ascii="Calibri" w:hAnsi="Calibri" w:cs="Calibri"/>
                <w:sz w:val="18"/>
                <w:szCs w:val="18"/>
              </w:rPr>
            </w:pPr>
            <w:ins w:id="591" w:author="Sumeet" w:date="2026-08-03T17:11:00Z">
              <w:r w:rsidRPr="0035438E">
                <w:rPr>
                  <w:rFonts w:ascii="Calibri" w:hAnsi="Calibri" w:cs="Calibri"/>
                  <w:sz w:val="18"/>
                  <w:szCs w:val="18"/>
                </w:rPr>
                <w:t>Review each active goal; update goal status/progress; record any recommendations or required follow-up changes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C963F5" w14:textId="77777777" w:rsidR="0083336B" w:rsidRPr="0035438E" w:rsidRDefault="0083336B" w:rsidP="0035438E">
            <w:pPr>
              <w:spacing w:after="0"/>
              <w:rPr>
                <w:ins w:id="592" w:author="Sumeet" w:date="2026-08-03T17:11:00Z"/>
                <w:rFonts w:ascii="Calibri" w:hAnsi="Calibri" w:cs="Calibri"/>
                <w:sz w:val="18"/>
                <w:szCs w:val="18"/>
              </w:rPr>
            </w:pPr>
            <w:ins w:id="593" w:author="Sumeet" w:date="2026-08-03T17:11:00Z">
              <w:r w:rsidRPr="0035438E">
                <w:rPr>
                  <w:rFonts w:ascii="Calibri" w:hAnsi="Calibri" w:cs="Calibri"/>
                  <w:sz w:val="18"/>
                  <w:szCs w:val="18"/>
                </w:rPr>
                <w:t>Mandatory</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C6885" w14:textId="77777777" w:rsidR="0083336B" w:rsidRPr="0035438E" w:rsidRDefault="0083336B" w:rsidP="0035438E">
            <w:pPr>
              <w:spacing w:after="0"/>
              <w:rPr>
                <w:ins w:id="594" w:author="Sumeet" w:date="2026-08-03T17:11:00Z"/>
                <w:rFonts w:ascii="Calibri" w:hAnsi="Calibri" w:cs="Calibri"/>
                <w:sz w:val="18"/>
                <w:szCs w:val="18"/>
              </w:rPr>
            </w:pPr>
            <w:ins w:id="595" w:author="Sumeet" w:date="2026-08-03T17:11:00Z">
              <w:r w:rsidRPr="0035438E">
                <w:rPr>
                  <w:rFonts w:ascii="Calibri" w:hAnsi="Calibri" w:cs="Calibri"/>
                  <w:sz w:val="18"/>
                  <w:szCs w:val="18"/>
                </w:rPr>
                <w:t>Doctor</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12B133" w14:textId="77777777" w:rsidR="0083336B" w:rsidRPr="0035438E" w:rsidRDefault="0083336B" w:rsidP="0035438E">
            <w:pPr>
              <w:spacing w:after="0"/>
              <w:rPr>
                <w:ins w:id="596" w:author="Sumeet" w:date="2026-08-03T17:11:00Z"/>
                <w:rFonts w:ascii="Calibri" w:hAnsi="Calibri" w:cs="Calibri"/>
                <w:sz w:val="18"/>
                <w:szCs w:val="18"/>
              </w:rPr>
            </w:pPr>
            <w:ins w:id="597" w:author="Sumeet" w:date="2026-08-03T17:11:00Z">
              <w:r w:rsidRPr="0035438E">
                <w:rPr>
                  <w:rFonts w:ascii="Calibri" w:hAnsi="Calibri" w:cs="Calibri"/>
                  <w:sz w:val="18"/>
                  <w:szCs w:val="18"/>
                </w:rPr>
                <w:t>OPEN_GOALS</w:t>
              </w:r>
            </w:ins>
          </w:p>
        </w:tc>
      </w:tr>
      <w:tr w:rsidR="0083336B" w:rsidRPr="0035438E" w14:paraId="51490A6C" w14:textId="77777777">
        <w:trPr>
          <w:tblCellSpacing w:w="15" w:type="dxa"/>
          <w:ins w:id="598"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5F9AE10" w14:textId="77777777" w:rsidR="0083336B" w:rsidRPr="0035438E" w:rsidRDefault="0083336B" w:rsidP="0035438E">
            <w:pPr>
              <w:spacing w:after="0"/>
              <w:rPr>
                <w:ins w:id="599" w:author="Sumeet" w:date="2026-08-03T17:11:00Z"/>
                <w:rFonts w:ascii="Calibri" w:hAnsi="Calibri" w:cs="Calibri"/>
                <w:sz w:val="18"/>
                <w:szCs w:val="18"/>
              </w:rPr>
            </w:pPr>
            <w:ins w:id="600" w:author="Sumeet" w:date="2026-08-03T17:11:00Z">
              <w:r w:rsidRPr="0035438E">
                <w:rPr>
                  <w:rFonts w:ascii="Calibri" w:hAnsi="Calibri" w:cs="Calibri"/>
                  <w:sz w:val="18"/>
                  <w:szCs w:val="18"/>
                </w:rPr>
                <w:t>4</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9775CC" w14:textId="77777777" w:rsidR="0083336B" w:rsidRPr="0035438E" w:rsidRDefault="0083336B" w:rsidP="0035438E">
            <w:pPr>
              <w:spacing w:after="0"/>
              <w:rPr>
                <w:ins w:id="601" w:author="Sumeet" w:date="2026-08-03T17:11:00Z"/>
                <w:rFonts w:ascii="Calibri" w:hAnsi="Calibri" w:cs="Calibri"/>
                <w:sz w:val="18"/>
                <w:szCs w:val="18"/>
              </w:rPr>
            </w:pPr>
            <w:ins w:id="602" w:author="Sumeet" w:date="2026-08-03T17:11:00Z">
              <w:r w:rsidRPr="0035438E">
                <w:rPr>
                  <w:rFonts w:ascii="Calibri" w:hAnsi="Calibri" w:cs="Calibri"/>
                  <w:b/>
                  <w:bCs/>
                  <w:sz w:val="18"/>
                  <w:szCs w:val="18"/>
                </w:rPr>
                <w:t>Complete Review &amp; Next Steps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8F1915" w14:textId="77777777" w:rsidR="0083336B" w:rsidRPr="0035438E" w:rsidRDefault="0083336B" w:rsidP="0035438E">
            <w:pPr>
              <w:spacing w:after="0"/>
              <w:rPr>
                <w:ins w:id="603" w:author="Sumeet" w:date="2026-08-03T17:11:00Z"/>
                <w:rFonts w:ascii="Calibri" w:hAnsi="Calibri" w:cs="Calibri"/>
                <w:sz w:val="18"/>
                <w:szCs w:val="18"/>
              </w:rPr>
            </w:pPr>
            <w:ins w:id="604" w:author="Sumeet" w:date="2026-08-03T17:11:00Z">
              <w:r w:rsidRPr="0035438E">
                <w:rPr>
                  <w:rFonts w:ascii="Calibri" w:hAnsi="Calibri" w:cs="Calibri"/>
                  <w:sz w:val="18"/>
                  <w:szCs w:val="18"/>
                </w:rPr>
                <w:t>Add review summary/note; confirm next actions; confirm next review/appointment where applicable; complete formal review</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C20BC7" w14:textId="77777777" w:rsidR="0083336B" w:rsidRPr="0035438E" w:rsidRDefault="0083336B" w:rsidP="0035438E">
            <w:pPr>
              <w:spacing w:after="0"/>
              <w:rPr>
                <w:ins w:id="605" w:author="Sumeet" w:date="2026-08-03T17:11:00Z"/>
                <w:rFonts w:ascii="Calibri" w:hAnsi="Calibri" w:cs="Calibri"/>
                <w:sz w:val="18"/>
                <w:szCs w:val="18"/>
              </w:rPr>
            </w:pPr>
            <w:ins w:id="606" w:author="Sumeet" w:date="2026-08-03T17:11:00Z">
              <w:r w:rsidRPr="0035438E">
                <w:rPr>
                  <w:rFonts w:ascii="Calibri" w:hAnsi="Calibri" w:cs="Calibri"/>
                  <w:sz w:val="18"/>
                  <w:szCs w:val="18"/>
                </w:rPr>
                <w:t>Mandatory</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AA044" w14:textId="77777777" w:rsidR="0083336B" w:rsidRPr="0035438E" w:rsidRDefault="0083336B" w:rsidP="0035438E">
            <w:pPr>
              <w:spacing w:after="0"/>
              <w:rPr>
                <w:ins w:id="607" w:author="Sumeet" w:date="2026-08-03T17:11:00Z"/>
                <w:rFonts w:ascii="Calibri" w:hAnsi="Calibri" w:cs="Calibri"/>
                <w:sz w:val="18"/>
                <w:szCs w:val="18"/>
              </w:rPr>
            </w:pPr>
            <w:ins w:id="608" w:author="Sumeet" w:date="2026-08-03T17:11:00Z">
              <w:r w:rsidRPr="0035438E">
                <w:rPr>
                  <w:rFonts w:ascii="Calibri" w:hAnsi="Calibri" w:cs="Calibri"/>
                  <w:sz w:val="18"/>
                  <w:szCs w:val="18"/>
                </w:rPr>
                <w:t>Doctor / Care Manager</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F33BC7" w14:textId="77777777" w:rsidR="0083336B" w:rsidRPr="0035438E" w:rsidRDefault="0083336B" w:rsidP="0035438E">
            <w:pPr>
              <w:spacing w:after="0"/>
              <w:rPr>
                <w:ins w:id="609" w:author="Sumeet" w:date="2026-08-03T17:11:00Z"/>
                <w:rFonts w:ascii="Calibri" w:hAnsi="Calibri" w:cs="Calibri"/>
                <w:sz w:val="18"/>
                <w:szCs w:val="18"/>
              </w:rPr>
            </w:pPr>
            <w:ins w:id="610" w:author="Sumeet" w:date="2026-08-03T17:11:00Z">
              <w:r w:rsidRPr="0035438E">
                <w:rPr>
                  <w:rFonts w:ascii="Calibri" w:hAnsi="Calibri" w:cs="Calibri"/>
                  <w:sz w:val="18"/>
                  <w:szCs w:val="18"/>
                </w:rPr>
                <w:t>COMPLETE_REVIEW</w:t>
              </w:r>
            </w:ins>
          </w:p>
        </w:tc>
      </w:tr>
    </w:tbl>
    <w:p w14:paraId="7A21B5DC" w14:textId="77777777" w:rsidR="0083336B" w:rsidRPr="0035438E" w:rsidRDefault="0083336B" w:rsidP="0035438E">
      <w:pPr>
        <w:spacing w:after="0"/>
        <w:rPr>
          <w:ins w:id="611" w:author="Sumeet" w:date="2026-08-03T17:11:00Z"/>
          <w:rFonts w:ascii="Calibri" w:hAnsi="Calibri" w:cs="Calibri"/>
          <w:sz w:val="18"/>
          <w:szCs w:val="18"/>
        </w:rPr>
      </w:pPr>
      <w:ins w:id="612" w:author="Sumeet" w:date="2026-08-03T17:11:00Z">
        <w:r w:rsidRPr="0035438E">
          <w:rPr>
            <w:rFonts w:ascii="Calibri" w:hAnsi="Calibri" w:cs="Calibri"/>
            <w:sz w:val="18"/>
            <w:szCs w:val="18"/>
          </w:rPr>
          <w:t>Goal Runtime already owns the actual goal review/status update, Monitoring owns adherence/evidence, and Care Plan Runtime owns the Review Occurrence and its final completion/summary. </w:t>
        </w:r>
      </w:ins>
    </w:p>
    <w:p w14:paraId="7A4AB6F3" w14:textId="77777777" w:rsidR="0083336B" w:rsidRPr="0035438E" w:rsidRDefault="0083336B" w:rsidP="0035438E">
      <w:pPr>
        <w:spacing w:after="0"/>
        <w:rPr>
          <w:ins w:id="613" w:author="Sumeet" w:date="2026-08-03T17:11:00Z"/>
          <w:rFonts w:ascii="Calibri" w:hAnsi="Calibri" w:cs="Calibri"/>
          <w:sz w:val="18"/>
          <w:szCs w:val="18"/>
        </w:rPr>
      </w:pPr>
      <w:ins w:id="614" w:author="Sumeet" w:date="2026-08-03T17:11:00Z">
        <w:r w:rsidRPr="0035438E">
          <w:rPr>
            <w:rFonts w:ascii="Calibri" w:hAnsi="Calibri" w:cs="Calibri"/>
            <w:sz w:val="18"/>
            <w:szCs w:val="18"/>
          </w:rPr>
          <w:t>I would keep these </w:t>
        </w:r>
        <w:r w:rsidRPr="0035438E">
          <w:rPr>
            <w:rFonts w:ascii="Calibri" w:hAnsi="Calibri" w:cs="Calibri"/>
            <w:b/>
            <w:bCs/>
            <w:sz w:val="18"/>
            <w:szCs w:val="18"/>
          </w:rPr>
          <w:t>optional/configurable checklist items</w:t>
        </w:r>
        <w:r w:rsidRPr="0035438E">
          <w:rPr>
            <w:rFonts w:ascii="Calibri" w:hAnsi="Calibri" w:cs="Calibri"/>
            <w:sz w:val="18"/>
            <w:szCs w:val="18"/>
          </w:rPr>
          <w:t> available for hospitals to add:</w:t>
        </w:r>
      </w:ins>
    </w:p>
    <w:p w14:paraId="1F59760D" w14:textId="77777777" w:rsidR="0083336B" w:rsidRPr="0035438E" w:rsidRDefault="0083336B" w:rsidP="0035438E">
      <w:pPr>
        <w:numPr>
          <w:ilvl w:val="0"/>
          <w:numId w:val="4"/>
        </w:numPr>
        <w:spacing w:after="0"/>
        <w:rPr>
          <w:ins w:id="615" w:author="Sumeet" w:date="2026-08-03T17:11:00Z"/>
          <w:rFonts w:ascii="Calibri" w:hAnsi="Calibri" w:cs="Calibri"/>
          <w:sz w:val="18"/>
          <w:szCs w:val="18"/>
        </w:rPr>
      </w:pPr>
      <w:ins w:id="616" w:author="Sumeet" w:date="2026-08-03T17:11:00Z">
        <w:r w:rsidRPr="0035438E">
          <w:rPr>
            <w:rFonts w:ascii="Calibri" w:hAnsi="Calibri" w:cs="Calibri"/>
            <w:sz w:val="18"/>
            <w:szCs w:val="18"/>
          </w:rPr>
          <w:t>Review medications/prescriptions</w:t>
        </w:r>
      </w:ins>
    </w:p>
    <w:p w14:paraId="4612883F" w14:textId="77777777" w:rsidR="0083336B" w:rsidRPr="0035438E" w:rsidRDefault="0083336B" w:rsidP="0035438E">
      <w:pPr>
        <w:numPr>
          <w:ilvl w:val="0"/>
          <w:numId w:val="4"/>
        </w:numPr>
        <w:spacing w:after="0"/>
        <w:rPr>
          <w:ins w:id="617" w:author="Sumeet" w:date="2026-08-03T17:11:00Z"/>
          <w:rFonts w:ascii="Calibri" w:hAnsi="Calibri" w:cs="Calibri"/>
          <w:sz w:val="18"/>
          <w:szCs w:val="18"/>
        </w:rPr>
      </w:pPr>
      <w:ins w:id="618" w:author="Sumeet" w:date="2026-08-03T17:11:00Z">
        <w:r w:rsidRPr="0035438E">
          <w:rPr>
            <w:rFonts w:ascii="Calibri" w:hAnsi="Calibri" w:cs="Calibri"/>
            <w:sz w:val="18"/>
            <w:szCs w:val="18"/>
          </w:rPr>
          <w:t>Review documents/labs/reports</w:t>
        </w:r>
      </w:ins>
    </w:p>
    <w:p w14:paraId="5001A337" w14:textId="77777777" w:rsidR="0083336B" w:rsidRPr="0035438E" w:rsidRDefault="0083336B" w:rsidP="0035438E">
      <w:pPr>
        <w:numPr>
          <w:ilvl w:val="0"/>
          <w:numId w:val="4"/>
        </w:numPr>
        <w:spacing w:after="0"/>
        <w:rPr>
          <w:ins w:id="619" w:author="Sumeet" w:date="2026-08-03T17:11:00Z"/>
          <w:rFonts w:ascii="Calibri" w:hAnsi="Calibri" w:cs="Calibri"/>
          <w:sz w:val="18"/>
          <w:szCs w:val="18"/>
        </w:rPr>
      </w:pPr>
      <w:ins w:id="620" w:author="Sumeet" w:date="2026-08-03T17:11:00Z">
        <w:r w:rsidRPr="0035438E">
          <w:rPr>
            <w:rFonts w:ascii="Calibri" w:hAnsi="Calibri" w:cs="Calibri"/>
            <w:sz w:val="18"/>
            <w:szCs w:val="18"/>
          </w:rPr>
          <w:t>Review device issues</w:t>
        </w:r>
      </w:ins>
    </w:p>
    <w:p w14:paraId="69DF5603" w14:textId="77777777" w:rsidR="0083336B" w:rsidRPr="0035438E" w:rsidRDefault="0083336B" w:rsidP="0035438E">
      <w:pPr>
        <w:numPr>
          <w:ilvl w:val="0"/>
          <w:numId w:val="4"/>
        </w:numPr>
        <w:spacing w:after="0"/>
        <w:rPr>
          <w:ins w:id="621" w:author="Sumeet" w:date="2026-08-03T17:11:00Z"/>
          <w:rFonts w:ascii="Calibri" w:hAnsi="Calibri" w:cs="Calibri"/>
          <w:sz w:val="18"/>
          <w:szCs w:val="18"/>
        </w:rPr>
      </w:pPr>
      <w:ins w:id="622" w:author="Sumeet" w:date="2026-08-03T17:11:00Z">
        <w:r w:rsidRPr="0035438E">
          <w:rPr>
            <w:rFonts w:ascii="Calibri" w:hAnsi="Calibri" w:cs="Calibri"/>
            <w:sz w:val="18"/>
            <w:szCs w:val="18"/>
          </w:rPr>
          <w:t>Review outstanding patient tasks</w:t>
        </w:r>
      </w:ins>
    </w:p>
    <w:p w14:paraId="37F3938C" w14:textId="77777777" w:rsidR="0083336B" w:rsidRPr="0035438E" w:rsidRDefault="0083336B" w:rsidP="0035438E">
      <w:pPr>
        <w:numPr>
          <w:ilvl w:val="0"/>
          <w:numId w:val="4"/>
        </w:numPr>
        <w:spacing w:after="0"/>
        <w:rPr>
          <w:ins w:id="623" w:author="Sumeet" w:date="2026-08-03T17:11:00Z"/>
          <w:rFonts w:ascii="Calibri" w:hAnsi="Calibri" w:cs="Calibri"/>
          <w:sz w:val="18"/>
          <w:szCs w:val="18"/>
        </w:rPr>
      </w:pPr>
      <w:ins w:id="624" w:author="Sumeet" w:date="2026-08-03T17:11:00Z">
        <w:r w:rsidRPr="0035438E">
          <w:rPr>
            <w:rFonts w:ascii="Calibri" w:hAnsi="Calibri" w:cs="Calibri"/>
            <w:sz w:val="18"/>
            <w:szCs w:val="18"/>
          </w:rPr>
          <w:t>Patient/caregiver discussion completed</w:t>
        </w:r>
      </w:ins>
    </w:p>
    <w:p w14:paraId="16702F43" w14:textId="77777777" w:rsidR="0083336B" w:rsidRPr="0035438E" w:rsidRDefault="0083336B" w:rsidP="0035438E">
      <w:pPr>
        <w:numPr>
          <w:ilvl w:val="0"/>
          <w:numId w:val="4"/>
        </w:numPr>
        <w:spacing w:after="0"/>
        <w:rPr>
          <w:ins w:id="625" w:author="Sumeet" w:date="2026-08-03T17:11:00Z"/>
          <w:rFonts w:ascii="Calibri" w:hAnsi="Calibri" w:cs="Calibri"/>
          <w:sz w:val="18"/>
          <w:szCs w:val="18"/>
        </w:rPr>
      </w:pPr>
      <w:ins w:id="626" w:author="Sumeet" w:date="2026-08-03T17:11:00Z">
        <w:r w:rsidRPr="0035438E">
          <w:rPr>
            <w:rFonts w:ascii="Calibri" w:hAnsi="Calibri" w:cs="Calibri"/>
            <w:sz w:val="18"/>
            <w:szCs w:val="18"/>
          </w:rPr>
          <w:t>Schedule additional consultation</w:t>
        </w:r>
      </w:ins>
    </w:p>
    <w:p w14:paraId="68D1E92A" w14:textId="77777777" w:rsidR="0083336B" w:rsidRPr="0035438E" w:rsidRDefault="0083336B" w:rsidP="0035438E">
      <w:pPr>
        <w:spacing w:after="0"/>
        <w:rPr>
          <w:ins w:id="627" w:author="Sumeet" w:date="2026-08-03T17:11:00Z"/>
          <w:rFonts w:ascii="Calibri" w:hAnsi="Calibri" w:cs="Calibri"/>
          <w:sz w:val="18"/>
          <w:szCs w:val="18"/>
        </w:rPr>
      </w:pPr>
      <w:ins w:id="628" w:author="Sumeet" w:date="2026-08-03T17:11:00Z">
        <w:r w:rsidRPr="0035438E">
          <w:rPr>
            <w:rFonts w:ascii="Calibri" w:hAnsi="Calibri" w:cs="Calibri"/>
            <w:sz w:val="18"/>
            <w:szCs w:val="18"/>
          </w:rPr>
          <w:t>That keeps the default review small.</w:t>
        </w:r>
      </w:ins>
    </w:p>
    <w:p w14:paraId="57EAE991" w14:textId="77777777" w:rsidR="0083336B" w:rsidRPr="0035438E" w:rsidRDefault="001D32C3" w:rsidP="0035438E">
      <w:pPr>
        <w:spacing w:after="0"/>
        <w:rPr>
          <w:ins w:id="629" w:author="Sumeet" w:date="2026-08-03T17:11:00Z"/>
          <w:rFonts w:ascii="Calibri" w:hAnsi="Calibri" w:cs="Calibri"/>
          <w:sz w:val="18"/>
          <w:szCs w:val="18"/>
        </w:rPr>
      </w:pPr>
      <w:ins w:id="630" w:author="Sumeet" w:date="2026-08-03T17:11:00Z" w16du:dateUtc="2026-08-03T22:11:00Z">
        <w:r>
          <w:rPr>
            <w:noProof/>
          </w:rPr>
        </w:r>
      </w:ins>
      <w:r>
        <w:pict w14:anchorId="0180F218">
          <v:rect id="Horizontal Lin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0F3C6F" w14:textId="77777777" w:rsidR="0083336B" w:rsidRPr="0035438E" w:rsidRDefault="0083336B" w:rsidP="0035438E">
      <w:pPr>
        <w:spacing w:after="0"/>
        <w:rPr>
          <w:ins w:id="631" w:author="Sumeet" w:date="2026-08-03T17:11:00Z"/>
          <w:rFonts w:ascii="Calibri" w:hAnsi="Calibri" w:cs="Calibri"/>
          <w:b/>
          <w:bCs/>
          <w:sz w:val="18"/>
          <w:szCs w:val="18"/>
        </w:rPr>
      </w:pPr>
      <w:ins w:id="632" w:author="Sumeet" w:date="2026-08-03T17:11:00Z">
        <w:r w:rsidRPr="0035438E">
          <w:rPr>
            <w:rFonts w:ascii="Calibri" w:hAnsi="Calibri" w:cs="Calibri"/>
            <w:b/>
            <w:bCs/>
            <w:sz w:val="18"/>
            <w:szCs w:val="18"/>
          </w:rPr>
          <w:t>Closure — default configuration</w:t>
        </w:r>
      </w:ins>
    </w:p>
    <w:p w14:paraId="658E6994" w14:textId="77777777" w:rsidR="0083336B" w:rsidRPr="0035438E" w:rsidRDefault="0083336B" w:rsidP="0035438E">
      <w:pPr>
        <w:spacing w:after="0"/>
        <w:rPr>
          <w:ins w:id="633" w:author="Sumeet" w:date="2026-08-03T17:11:00Z"/>
          <w:rFonts w:ascii="Calibri" w:hAnsi="Calibri" w:cs="Calibri"/>
          <w:sz w:val="18"/>
          <w:szCs w:val="18"/>
        </w:rPr>
      </w:pPr>
      <w:ins w:id="634" w:author="Sumeet" w:date="2026-08-03T17:11:00Z">
        <w:r w:rsidRPr="0035438E">
          <w:rPr>
            <w:rFonts w:ascii="Calibri" w:hAnsi="Calibri" w:cs="Calibri"/>
            <w:sz w:val="18"/>
            <w:szCs w:val="18"/>
          </w:rPr>
          <w:t>Closure is less explicitly detailed in the current requirements, so the following is the </w:t>
        </w:r>
        <w:r w:rsidRPr="0035438E">
          <w:rPr>
            <w:rFonts w:ascii="Calibri" w:hAnsi="Calibri" w:cs="Calibri"/>
            <w:b/>
            <w:bCs/>
            <w:sz w:val="18"/>
            <w:szCs w:val="18"/>
          </w:rPr>
          <w:t>proposed minimal workflow</w:t>
        </w:r>
        <w:r w:rsidRPr="0035438E">
          <w:rPr>
            <w:rFonts w:ascii="Calibri" w:hAnsi="Calibri" w:cs="Calibri"/>
            <w:sz w:val="18"/>
            <w:szCs w:val="18"/>
          </w:rPr>
          <w:t>built around the existing Care Plan completion, Goal, Monitoring and Task ownership. The Task design already supports CLOSURE and AT_CARE_PLAN_CLOSURE. </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1278"/>
        <w:gridCol w:w="3889"/>
        <w:gridCol w:w="1064"/>
        <w:gridCol w:w="1056"/>
        <w:gridCol w:w="1859"/>
      </w:tblGrid>
      <w:tr w:rsidR="0083336B" w:rsidRPr="0035438E" w14:paraId="2B30528F" w14:textId="77777777">
        <w:trPr>
          <w:tblCellSpacing w:w="15" w:type="dxa"/>
          <w:ins w:id="635"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3754B41" w14:textId="77777777" w:rsidR="0083336B" w:rsidRPr="0035438E" w:rsidRDefault="0083336B" w:rsidP="0035438E">
            <w:pPr>
              <w:spacing w:after="0"/>
              <w:rPr>
                <w:ins w:id="636" w:author="Sumeet" w:date="2026-08-03T17:11:00Z"/>
                <w:rFonts w:ascii="Calibri" w:hAnsi="Calibri" w:cs="Calibri"/>
                <w:sz w:val="18"/>
                <w:szCs w:val="18"/>
              </w:rPr>
            </w:pPr>
            <w:ins w:id="637" w:author="Sumeet" w:date="2026-08-03T17:11:00Z">
              <w:r w:rsidRPr="0035438E">
                <w:rPr>
                  <w:rFonts w:ascii="Calibri" w:hAnsi="Calibri" w:cs="Calibri"/>
                  <w:b/>
                  <w:bCs/>
                  <w:sz w:val="18"/>
                  <w:szCs w:val="18"/>
                </w:rPr>
                <w:t>#</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D4B316" w14:textId="77777777" w:rsidR="0083336B" w:rsidRPr="0035438E" w:rsidRDefault="0083336B" w:rsidP="0035438E">
            <w:pPr>
              <w:spacing w:after="0"/>
              <w:rPr>
                <w:ins w:id="638" w:author="Sumeet" w:date="2026-08-03T17:11:00Z"/>
                <w:rFonts w:ascii="Calibri" w:hAnsi="Calibri" w:cs="Calibri"/>
                <w:sz w:val="18"/>
                <w:szCs w:val="18"/>
              </w:rPr>
            </w:pPr>
            <w:ins w:id="639" w:author="Sumeet" w:date="2026-08-03T17:11:00Z">
              <w:r w:rsidRPr="0035438E">
                <w:rPr>
                  <w:rFonts w:ascii="Calibri" w:hAnsi="Calibri" w:cs="Calibri"/>
                  <w:b/>
                  <w:bCs/>
                  <w:sz w:val="18"/>
                  <w:szCs w:val="18"/>
                </w:rPr>
                <w:t>Workflow Step</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E72EDB" w14:textId="77777777" w:rsidR="0083336B" w:rsidRPr="0035438E" w:rsidRDefault="0083336B" w:rsidP="0035438E">
            <w:pPr>
              <w:spacing w:after="0"/>
              <w:rPr>
                <w:ins w:id="640" w:author="Sumeet" w:date="2026-08-03T17:11:00Z"/>
                <w:rFonts w:ascii="Calibri" w:hAnsi="Calibri" w:cs="Calibri"/>
                <w:sz w:val="18"/>
                <w:szCs w:val="18"/>
              </w:rPr>
            </w:pPr>
            <w:ins w:id="641" w:author="Sumeet" w:date="2026-08-03T17:11:00Z">
              <w:r w:rsidRPr="0035438E">
                <w:rPr>
                  <w:rFonts w:ascii="Calibri" w:hAnsi="Calibri" w:cs="Calibri"/>
                  <w:b/>
                  <w:bCs/>
                  <w:sz w:val="18"/>
                  <w:szCs w:val="18"/>
                </w:rPr>
                <w:t>Checklist Items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FD558F" w14:textId="77777777" w:rsidR="0083336B" w:rsidRPr="0035438E" w:rsidRDefault="0083336B" w:rsidP="0035438E">
            <w:pPr>
              <w:spacing w:after="0"/>
              <w:rPr>
                <w:ins w:id="642" w:author="Sumeet" w:date="2026-08-03T17:11:00Z"/>
                <w:rFonts w:ascii="Calibri" w:hAnsi="Calibri" w:cs="Calibri"/>
                <w:sz w:val="18"/>
                <w:szCs w:val="18"/>
              </w:rPr>
            </w:pPr>
            <w:ins w:id="643" w:author="Sumeet" w:date="2026-08-03T17:11:00Z">
              <w:r w:rsidRPr="0035438E">
                <w:rPr>
                  <w:rFonts w:ascii="Calibri" w:hAnsi="Calibri" w:cs="Calibri"/>
                  <w:b/>
                  <w:bCs/>
                  <w:sz w:val="18"/>
                  <w:szCs w:val="18"/>
                </w:rPr>
                <w:t>Requirement</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C82C29" w14:textId="77777777" w:rsidR="0083336B" w:rsidRPr="0035438E" w:rsidRDefault="0083336B" w:rsidP="0035438E">
            <w:pPr>
              <w:spacing w:after="0"/>
              <w:rPr>
                <w:ins w:id="644" w:author="Sumeet" w:date="2026-08-03T17:11:00Z"/>
                <w:rFonts w:ascii="Calibri" w:hAnsi="Calibri" w:cs="Calibri"/>
                <w:sz w:val="18"/>
                <w:szCs w:val="18"/>
              </w:rPr>
            </w:pPr>
            <w:ins w:id="645" w:author="Sumeet" w:date="2026-08-03T17:11:00Z">
              <w:r w:rsidRPr="0035438E">
                <w:rPr>
                  <w:rFonts w:ascii="Calibri" w:hAnsi="Calibri" w:cs="Calibri"/>
                  <w:b/>
                  <w:bCs/>
                  <w:sz w:val="18"/>
                  <w:szCs w:val="18"/>
                </w:rPr>
                <w:t>Default Assignee</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52F93D" w14:textId="77777777" w:rsidR="0083336B" w:rsidRPr="0035438E" w:rsidRDefault="0083336B" w:rsidP="0035438E">
            <w:pPr>
              <w:spacing w:after="0"/>
              <w:rPr>
                <w:ins w:id="646" w:author="Sumeet" w:date="2026-08-03T17:11:00Z"/>
                <w:rFonts w:ascii="Calibri" w:hAnsi="Calibri" w:cs="Calibri"/>
                <w:sz w:val="18"/>
                <w:szCs w:val="18"/>
              </w:rPr>
            </w:pPr>
            <w:ins w:id="647" w:author="Sumeet" w:date="2026-08-03T17:11:00Z">
              <w:r w:rsidRPr="0035438E">
                <w:rPr>
                  <w:rFonts w:ascii="Calibri" w:hAnsi="Calibri" w:cs="Calibri"/>
                  <w:b/>
                  <w:bCs/>
                  <w:sz w:val="18"/>
                  <w:szCs w:val="18"/>
                </w:rPr>
                <w:t>Linked Action / Screen</w:t>
              </w:r>
            </w:ins>
          </w:p>
        </w:tc>
      </w:tr>
      <w:tr w:rsidR="0083336B" w:rsidRPr="0035438E" w14:paraId="62E320B3" w14:textId="77777777">
        <w:trPr>
          <w:tblCellSpacing w:w="15" w:type="dxa"/>
          <w:ins w:id="648"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7DBF0AB" w14:textId="77777777" w:rsidR="0083336B" w:rsidRPr="0035438E" w:rsidRDefault="0083336B" w:rsidP="0035438E">
            <w:pPr>
              <w:spacing w:after="0"/>
              <w:rPr>
                <w:ins w:id="649" w:author="Sumeet" w:date="2026-08-03T17:11:00Z"/>
                <w:rFonts w:ascii="Calibri" w:hAnsi="Calibri" w:cs="Calibri"/>
                <w:sz w:val="18"/>
                <w:szCs w:val="18"/>
              </w:rPr>
            </w:pPr>
            <w:ins w:id="650" w:author="Sumeet" w:date="2026-08-03T17:11:00Z">
              <w:r w:rsidRPr="0035438E">
                <w:rPr>
                  <w:rFonts w:ascii="Calibri" w:hAnsi="Calibri" w:cs="Calibri"/>
                  <w:sz w:val="18"/>
                  <w:szCs w:val="18"/>
                </w:rPr>
                <w:t>1</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ACBD37" w14:textId="77777777" w:rsidR="0083336B" w:rsidRPr="0035438E" w:rsidRDefault="0083336B" w:rsidP="0035438E">
            <w:pPr>
              <w:spacing w:after="0"/>
              <w:rPr>
                <w:ins w:id="651" w:author="Sumeet" w:date="2026-08-03T17:11:00Z"/>
                <w:rFonts w:ascii="Calibri" w:hAnsi="Calibri" w:cs="Calibri"/>
                <w:sz w:val="18"/>
                <w:szCs w:val="18"/>
              </w:rPr>
            </w:pPr>
            <w:ins w:id="652" w:author="Sumeet" w:date="2026-08-03T17:11:00Z">
              <w:r w:rsidRPr="0035438E">
                <w:rPr>
                  <w:rFonts w:ascii="Calibri" w:hAnsi="Calibri" w:cs="Calibri"/>
                  <w:b/>
                  <w:bCs/>
                  <w:sz w:val="18"/>
                  <w:szCs w:val="18"/>
                </w:rPr>
                <w:t>Final Program Review</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E3D2CE" w14:textId="77777777" w:rsidR="0083336B" w:rsidRPr="0035438E" w:rsidRDefault="0083336B" w:rsidP="0035438E">
            <w:pPr>
              <w:spacing w:after="0"/>
              <w:rPr>
                <w:ins w:id="653" w:author="Sumeet" w:date="2026-08-03T17:11:00Z"/>
                <w:rFonts w:ascii="Calibri" w:hAnsi="Calibri" w:cs="Calibri"/>
                <w:sz w:val="18"/>
                <w:szCs w:val="18"/>
              </w:rPr>
            </w:pPr>
            <w:ins w:id="654" w:author="Sumeet" w:date="2026-08-03T17:11:00Z">
              <w:r w:rsidRPr="0035438E">
                <w:rPr>
                  <w:rFonts w:ascii="Calibri" w:hAnsi="Calibri" w:cs="Calibri"/>
                  <w:sz w:val="18"/>
                  <w:szCs w:val="18"/>
                </w:rPr>
                <w:t>Review final monitoring/adherence; review symptoms/issues; confirm outstanding clinical concerns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AEAED" w14:textId="77777777" w:rsidR="0083336B" w:rsidRPr="0035438E" w:rsidRDefault="0083336B" w:rsidP="0035438E">
            <w:pPr>
              <w:spacing w:after="0"/>
              <w:rPr>
                <w:ins w:id="655" w:author="Sumeet" w:date="2026-08-03T17:11:00Z"/>
                <w:rFonts w:ascii="Calibri" w:hAnsi="Calibri" w:cs="Calibri"/>
                <w:sz w:val="18"/>
                <w:szCs w:val="18"/>
              </w:rPr>
            </w:pPr>
            <w:ins w:id="656" w:author="Sumeet" w:date="2026-08-03T17:11:00Z">
              <w:r w:rsidRPr="0035438E">
                <w:rPr>
                  <w:rFonts w:ascii="Calibri" w:hAnsi="Calibri" w:cs="Calibri"/>
                  <w:sz w:val="18"/>
                  <w:szCs w:val="18"/>
                </w:rPr>
                <w:t>Mandatory</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B34185" w14:textId="77777777" w:rsidR="0083336B" w:rsidRPr="0035438E" w:rsidRDefault="0083336B" w:rsidP="0035438E">
            <w:pPr>
              <w:spacing w:after="0"/>
              <w:rPr>
                <w:ins w:id="657" w:author="Sumeet" w:date="2026-08-03T17:11:00Z"/>
                <w:rFonts w:ascii="Calibri" w:hAnsi="Calibri" w:cs="Calibri"/>
                <w:sz w:val="18"/>
                <w:szCs w:val="18"/>
              </w:rPr>
            </w:pPr>
            <w:ins w:id="658" w:author="Sumeet" w:date="2026-08-03T17:11:00Z">
              <w:r w:rsidRPr="0035438E">
                <w:rPr>
                  <w:rFonts w:ascii="Calibri" w:hAnsi="Calibri" w:cs="Calibri"/>
                  <w:sz w:val="18"/>
                  <w:szCs w:val="18"/>
                </w:rPr>
                <w:t>Doctor / Care Manager</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E5405D" w14:textId="77777777" w:rsidR="0083336B" w:rsidRPr="0035438E" w:rsidRDefault="0083336B" w:rsidP="0035438E">
            <w:pPr>
              <w:spacing w:after="0"/>
              <w:rPr>
                <w:ins w:id="659" w:author="Sumeet" w:date="2026-08-03T17:11:00Z"/>
                <w:rFonts w:ascii="Calibri" w:hAnsi="Calibri" w:cs="Calibri"/>
                <w:sz w:val="18"/>
                <w:szCs w:val="18"/>
              </w:rPr>
            </w:pPr>
            <w:ins w:id="660" w:author="Sumeet" w:date="2026-08-03T17:11:00Z">
              <w:r w:rsidRPr="0035438E">
                <w:rPr>
                  <w:rFonts w:ascii="Calibri" w:hAnsi="Calibri" w:cs="Calibri"/>
                  <w:sz w:val="18"/>
                  <w:szCs w:val="18"/>
                </w:rPr>
                <w:t>OPEN_REVIEW</w:t>
              </w:r>
            </w:ins>
          </w:p>
        </w:tc>
      </w:tr>
      <w:tr w:rsidR="0083336B" w:rsidRPr="0035438E" w14:paraId="456463D9" w14:textId="77777777">
        <w:trPr>
          <w:tblCellSpacing w:w="15" w:type="dxa"/>
          <w:ins w:id="661"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E6A68F7" w14:textId="77777777" w:rsidR="0083336B" w:rsidRPr="0035438E" w:rsidRDefault="0083336B" w:rsidP="0035438E">
            <w:pPr>
              <w:spacing w:after="0"/>
              <w:rPr>
                <w:ins w:id="662" w:author="Sumeet" w:date="2026-08-03T17:11:00Z"/>
                <w:rFonts w:ascii="Calibri" w:hAnsi="Calibri" w:cs="Calibri"/>
                <w:sz w:val="18"/>
                <w:szCs w:val="18"/>
              </w:rPr>
            </w:pPr>
            <w:ins w:id="663" w:author="Sumeet" w:date="2026-08-03T17:11:00Z">
              <w:r w:rsidRPr="0035438E">
                <w:rPr>
                  <w:rFonts w:ascii="Calibri" w:hAnsi="Calibri" w:cs="Calibri"/>
                  <w:sz w:val="18"/>
                  <w:szCs w:val="18"/>
                </w:rPr>
                <w:t>2</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9A1D3" w14:textId="77777777" w:rsidR="0083336B" w:rsidRPr="0035438E" w:rsidRDefault="0083336B" w:rsidP="0035438E">
            <w:pPr>
              <w:spacing w:after="0"/>
              <w:rPr>
                <w:ins w:id="664" w:author="Sumeet" w:date="2026-08-03T17:11:00Z"/>
                <w:rFonts w:ascii="Calibri" w:hAnsi="Calibri" w:cs="Calibri"/>
                <w:sz w:val="18"/>
                <w:szCs w:val="18"/>
              </w:rPr>
            </w:pPr>
            <w:ins w:id="665" w:author="Sumeet" w:date="2026-08-03T17:11:00Z">
              <w:r w:rsidRPr="0035438E">
                <w:rPr>
                  <w:rFonts w:ascii="Calibri" w:hAnsi="Calibri" w:cs="Calibri"/>
                  <w:b/>
                  <w:bCs/>
                  <w:sz w:val="18"/>
                  <w:szCs w:val="18"/>
                </w:rPr>
                <w:t>Confirm Goal Outcomes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D1EA2E" w14:textId="77777777" w:rsidR="0083336B" w:rsidRPr="0035438E" w:rsidRDefault="0083336B" w:rsidP="0035438E">
            <w:pPr>
              <w:spacing w:after="0"/>
              <w:rPr>
                <w:ins w:id="666" w:author="Sumeet" w:date="2026-08-03T17:11:00Z"/>
                <w:rFonts w:ascii="Calibri" w:hAnsi="Calibri" w:cs="Calibri"/>
                <w:sz w:val="18"/>
                <w:szCs w:val="18"/>
              </w:rPr>
            </w:pPr>
            <w:ins w:id="667" w:author="Sumeet" w:date="2026-08-03T17:11:00Z">
              <w:r w:rsidRPr="0035438E">
                <w:rPr>
                  <w:rFonts w:ascii="Calibri" w:hAnsi="Calibri" w:cs="Calibri"/>
                  <w:sz w:val="18"/>
                  <w:szCs w:val="18"/>
                </w:rPr>
                <w:t>Review each active goal; record achieved/not achieved/stopped outcome; capture final progress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11A7FA" w14:textId="77777777" w:rsidR="0083336B" w:rsidRPr="0035438E" w:rsidRDefault="0083336B" w:rsidP="0035438E">
            <w:pPr>
              <w:spacing w:after="0"/>
              <w:rPr>
                <w:ins w:id="668" w:author="Sumeet" w:date="2026-08-03T17:11:00Z"/>
                <w:rFonts w:ascii="Calibri" w:hAnsi="Calibri" w:cs="Calibri"/>
                <w:sz w:val="18"/>
                <w:szCs w:val="18"/>
              </w:rPr>
            </w:pPr>
            <w:ins w:id="669" w:author="Sumeet" w:date="2026-08-03T17:11:00Z">
              <w:r w:rsidRPr="0035438E">
                <w:rPr>
                  <w:rFonts w:ascii="Calibri" w:hAnsi="Calibri" w:cs="Calibri"/>
                  <w:sz w:val="18"/>
                  <w:szCs w:val="18"/>
                </w:rPr>
                <w:t>Mandatory</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65DD50" w14:textId="77777777" w:rsidR="0083336B" w:rsidRPr="0035438E" w:rsidRDefault="0083336B" w:rsidP="0035438E">
            <w:pPr>
              <w:spacing w:after="0"/>
              <w:rPr>
                <w:ins w:id="670" w:author="Sumeet" w:date="2026-08-03T17:11:00Z"/>
                <w:rFonts w:ascii="Calibri" w:hAnsi="Calibri" w:cs="Calibri"/>
                <w:sz w:val="18"/>
                <w:szCs w:val="18"/>
              </w:rPr>
            </w:pPr>
            <w:ins w:id="671" w:author="Sumeet" w:date="2026-08-03T17:11:00Z">
              <w:r w:rsidRPr="0035438E">
                <w:rPr>
                  <w:rFonts w:ascii="Calibri" w:hAnsi="Calibri" w:cs="Calibri"/>
                  <w:sz w:val="18"/>
                  <w:szCs w:val="18"/>
                </w:rPr>
                <w:t>Doctor</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E82871" w14:textId="77777777" w:rsidR="0083336B" w:rsidRPr="0035438E" w:rsidRDefault="0083336B" w:rsidP="0035438E">
            <w:pPr>
              <w:spacing w:after="0"/>
              <w:rPr>
                <w:ins w:id="672" w:author="Sumeet" w:date="2026-08-03T17:11:00Z"/>
                <w:rFonts w:ascii="Calibri" w:hAnsi="Calibri" w:cs="Calibri"/>
                <w:sz w:val="18"/>
                <w:szCs w:val="18"/>
              </w:rPr>
            </w:pPr>
            <w:ins w:id="673" w:author="Sumeet" w:date="2026-08-03T17:11:00Z">
              <w:r w:rsidRPr="0035438E">
                <w:rPr>
                  <w:rFonts w:ascii="Calibri" w:hAnsi="Calibri" w:cs="Calibri"/>
                  <w:sz w:val="18"/>
                  <w:szCs w:val="18"/>
                </w:rPr>
                <w:t>OPEN_GOALS</w:t>
              </w:r>
            </w:ins>
          </w:p>
        </w:tc>
      </w:tr>
      <w:tr w:rsidR="0083336B" w:rsidRPr="0035438E" w14:paraId="249F11A8" w14:textId="77777777">
        <w:trPr>
          <w:tblCellSpacing w:w="15" w:type="dxa"/>
          <w:ins w:id="674"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7574BC8" w14:textId="77777777" w:rsidR="0083336B" w:rsidRPr="0035438E" w:rsidRDefault="0083336B" w:rsidP="0035438E">
            <w:pPr>
              <w:spacing w:after="0"/>
              <w:rPr>
                <w:ins w:id="675" w:author="Sumeet" w:date="2026-08-03T17:11:00Z"/>
                <w:rFonts w:ascii="Calibri" w:hAnsi="Calibri" w:cs="Calibri"/>
                <w:sz w:val="18"/>
                <w:szCs w:val="18"/>
              </w:rPr>
            </w:pPr>
            <w:ins w:id="676" w:author="Sumeet" w:date="2026-08-03T17:11:00Z">
              <w:r w:rsidRPr="0035438E">
                <w:rPr>
                  <w:rFonts w:ascii="Calibri" w:hAnsi="Calibri" w:cs="Calibri"/>
                  <w:sz w:val="18"/>
                  <w:szCs w:val="18"/>
                </w:rPr>
                <w:t>3</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30A3B" w14:textId="77777777" w:rsidR="0083336B" w:rsidRPr="0035438E" w:rsidRDefault="0083336B" w:rsidP="0035438E">
            <w:pPr>
              <w:spacing w:after="0"/>
              <w:rPr>
                <w:ins w:id="677" w:author="Sumeet" w:date="2026-08-03T17:11:00Z"/>
                <w:rFonts w:ascii="Calibri" w:hAnsi="Calibri" w:cs="Calibri"/>
                <w:sz w:val="18"/>
                <w:szCs w:val="18"/>
              </w:rPr>
            </w:pPr>
            <w:ins w:id="678" w:author="Sumeet" w:date="2026-08-03T17:11:00Z">
              <w:r w:rsidRPr="0035438E">
                <w:rPr>
                  <w:rFonts w:ascii="Calibri" w:hAnsi="Calibri" w:cs="Calibri"/>
                  <w:b/>
                  <w:bCs/>
                  <w:sz w:val="18"/>
                  <w:szCs w:val="18"/>
                </w:rPr>
                <w:t>Confirm Follow-up &amp; Handoff</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AC335B" w14:textId="77777777" w:rsidR="0083336B" w:rsidRPr="0035438E" w:rsidRDefault="0083336B" w:rsidP="0035438E">
            <w:pPr>
              <w:spacing w:after="0"/>
              <w:rPr>
                <w:ins w:id="679" w:author="Sumeet" w:date="2026-08-03T17:11:00Z"/>
                <w:rFonts w:ascii="Calibri" w:hAnsi="Calibri" w:cs="Calibri"/>
                <w:sz w:val="18"/>
                <w:szCs w:val="18"/>
              </w:rPr>
            </w:pPr>
            <w:ins w:id="680" w:author="Sumeet" w:date="2026-08-03T17:11:00Z">
              <w:r w:rsidRPr="0035438E">
                <w:rPr>
                  <w:rFonts w:ascii="Calibri" w:hAnsi="Calibri" w:cs="Calibri"/>
                  <w:sz w:val="18"/>
                  <w:szCs w:val="18"/>
                </w:rPr>
                <w:t>Confirm ongoing care recommendations; schedule follow-up/referral if required; confirm any remaining patient actions</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3AED32" w14:textId="77777777" w:rsidR="0083336B" w:rsidRPr="0035438E" w:rsidRDefault="0083336B" w:rsidP="0035438E">
            <w:pPr>
              <w:spacing w:after="0"/>
              <w:rPr>
                <w:ins w:id="681" w:author="Sumeet" w:date="2026-08-03T17:11:00Z"/>
                <w:rFonts w:ascii="Calibri" w:hAnsi="Calibri" w:cs="Calibri"/>
                <w:sz w:val="18"/>
                <w:szCs w:val="18"/>
              </w:rPr>
            </w:pPr>
            <w:ins w:id="682" w:author="Sumeet" w:date="2026-08-03T17:11:00Z">
              <w:r w:rsidRPr="0035438E">
                <w:rPr>
                  <w:rFonts w:ascii="Calibri" w:hAnsi="Calibri" w:cs="Calibri"/>
                  <w:sz w:val="18"/>
                  <w:szCs w:val="18"/>
                </w:rPr>
                <w:t>Mandatory</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AA676A" w14:textId="77777777" w:rsidR="0083336B" w:rsidRPr="0035438E" w:rsidRDefault="0083336B" w:rsidP="0035438E">
            <w:pPr>
              <w:spacing w:after="0"/>
              <w:rPr>
                <w:ins w:id="683" w:author="Sumeet" w:date="2026-08-03T17:11:00Z"/>
                <w:rFonts w:ascii="Calibri" w:hAnsi="Calibri" w:cs="Calibri"/>
                <w:sz w:val="18"/>
                <w:szCs w:val="18"/>
              </w:rPr>
            </w:pPr>
            <w:ins w:id="684" w:author="Sumeet" w:date="2026-08-03T17:11:00Z">
              <w:r w:rsidRPr="0035438E">
                <w:rPr>
                  <w:rFonts w:ascii="Calibri" w:hAnsi="Calibri" w:cs="Calibri"/>
                  <w:sz w:val="18"/>
                  <w:szCs w:val="18"/>
                </w:rPr>
                <w:t>Doctor / Care Manager</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E1597" w14:textId="77777777" w:rsidR="0083336B" w:rsidRPr="0035438E" w:rsidRDefault="0083336B" w:rsidP="0035438E">
            <w:pPr>
              <w:spacing w:after="0"/>
              <w:rPr>
                <w:ins w:id="685" w:author="Sumeet" w:date="2026-08-03T17:11:00Z"/>
                <w:rFonts w:ascii="Calibri" w:hAnsi="Calibri" w:cs="Calibri"/>
                <w:sz w:val="18"/>
                <w:szCs w:val="18"/>
              </w:rPr>
            </w:pPr>
            <w:ins w:id="686" w:author="Sumeet" w:date="2026-08-03T17:11:00Z">
              <w:r w:rsidRPr="0035438E">
                <w:rPr>
                  <w:rFonts w:ascii="Calibri" w:hAnsi="Calibri" w:cs="Calibri"/>
                  <w:sz w:val="18"/>
                  <w:szCs w:val="18"/>
                </w:rPr>
                <w:t>OPEN_FOLLOW_UP</w:t>
              </w:r>
            </w:ins>
          </w:p>
        </w:tc>
      </w:tr>
      <w:tr w:rsidR="0083336B" w:rsidRPr="0035438E" w14:paraId="0554DD51" w14:textId="77777777">
        <w:trPr>
          <w:tblCellSpacing w:w="15" w:type="dxa"/>
          <w:ins w:id="687" w:author="Sumeet" w:date="2026-08-03T17:11:00Z"/>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5751EAB" w14:textId="77777777" w:rsidR="0083336B" w:rsidRPr="0035438E" w:rsidRDefault="0083336B" w:rsidP="0035438E">
            <w:pPr>
              <w:spacing w:after="0"/>
              <w:rPr>
                <w:ins w:id="688" w:author="Sumeet" w:date="2026-08-03T17:11:00Z"/>
                <w:rFonts w:ascii="Calibri" w:hAnsi="Calibri" w:cs="Calibri"/>
                <w:sz w:val="18"/>
                <w:szCs w:val="18"/>
              </w:rPr>
            </w:pPr>
            <w:ins w:id="689" w:author="Sumeet" w:date="2026-08-03T17:11:00Z">
              <w:r w:rsidRPr="0035438E">
                <w:rPr>
                  <w:rFonts w:ascii="Calibri" w:hAnsi="Calibri" w:cs="Calibri"/>
                  <w:sz w:val="18"/>
                  <w:szCs w:val="18"/>
                </w:rPr>
                <w:t>4</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64848" w14:textId="77777777" w:rsidR="0083336B" w:rsidRPr="0035438E" w:rsidRDefault="0083336B" w:rsidP="0035438E">
            <w:pPr>
              <w:spacing w:after="0"/>
              <w:rPr>
                <w:ins w:id="690" w:author="Sumeet" w:date="2026-08-03T17:11:00Z"/>
                <w:rFonts w:ascii="Calibri" w:hAnsi="Calibri" w:cs="Calibri"/>
                <w:sz w:val="18"/>
                <w:szCs w:val="18"/>
              </w:rPr>
            </w:pPr>
            <w:ins w:id="691" w:author="Sumeet" w:date="2026-08-03T17:11:00Z">
              <w:r w:rsidRPr="0035438E">
                <w:rPr>
                  <w:rFonts w:ascii="Calibri" w:hAnsi="Calibri" w:cs="Calibri"/>
                  <w:b/>
                  <w:bCs/>
                  <w:sz w:val="18"/>
                  <w:szCs w:val="18"/>
                </w:rPr>
                <w:t>Complete Care Plan</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FDAE8" w14:textId="77777777" w:rsidR="0083336B" w:rsidRPr="0035438E" w:rsidRDefault="0083336B" w:rsidP="0035438E">
            <w:pPr>
              <w:spacing w:after="0"/>
              <w:rPr>
                <w:ins w:id="692" w:author="Sumeet" w:date="2026-08-03T17:11:00Z"/>
                <w:rFonts w:ascii="Calibri" w:hAnsi="Calibri" w:cs="Calibri"/>
                <w:sz w:val="18"/>
                <w:szCs w:val="18"/>
              </w:rPr>
            </w:pPr>
            <w:ins w:id="693" w:author="Sumeet" w:date="2026-08-03T17:11:00Z">
              <w:r w:rsidRPr="0035438E">
                <w:rPr>
                  <w:rFonts w:ascii="Calibri" w:hAnsi="Calibri" w:cs="Calibri"/>
                  <w:sz w:val="18"/>
                  <w:szCs w:val="18"/>
                </w:rPr>
                <w:t>Resolve/acknowledge required closure blockers; add closure summary; record completion reason; complete care plan</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6DCD93" w14:textId="77777777" w:rsidR="0083336B" w:rsidRPr="0035438E" w:rsidRDefault="0083336B" w:rsidP="0035438E">
            <w:pPr>
              <w:spacing w:after="0"/>
              <w:rPr>
                <w:ins w:id="694" w:author="Sumeet" w:date="2026-08-03T17:11:00Z"/>
                <w:rFonts w:ascii="Calibri" w:hAnsi="Calibri" w:cs="Calibri"/>
                <w:sz w:val="18"/>
                <w:szCs w:val="18"/>
              </w:rPr>
            </w:pPr>
            <w:ins w:id="695" w:author="Sumeet" w:date="2026-08-03T17:11:00Z">
              <w:r w:rsidRPr="0035438E">
                <w:rPr>
                  <w:rFonts w:ascii="Calibri" w:hAnsi="Calibri" w:cs="Calibri"/>
                  <w:sz w:val="18"/>
                  <w:szCs w:val="18"/>
                </w:rPr>
                <w:t>Mandatory</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744B55" w14:textId="77777777" w:rsidR="0083336B" w:rsidRPr="0035438E" w:rsidRDefault="0083336B" w:rsidP="0035438E">
            <w:pPr>
              <w:spacing w:after="0"/>
              <w:rPr>
                <w:ins w:id="696" w:author="Sumeet" w:date="2026-08-03T17:11:00Z"/>
                <w:rFonts w:ascii="Calibri" w:hAnsi="Calibri" w:cs="Calibri"/>
                <w:sz w:val="18"/>
                <w:szCs w:val="18"/>
              </w:rPr>
            </w:pPr>
            <w:ins w:id="697" w:author="Sumeet" w:date="2026-08-03T17:11:00Z">
              <w:r w:rsidRPr="0035438E">
                <w:rPr>
                  <w:rFonts w:ascii="Calibri" w:hAnsi="Calibri" w:cs="Calibri"/>
                  <w:sz w:val="18"/>
                  <w:szCs w:val="18"/>
                </w:rPr>
                <w:t>Care Manager / Doctor</w:t>
              </w:r>
            </w:ins>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AC7EE" w14:textId="77777777" w:rsidR="0083336B" w:rsidRPr="0035438E" w:rsidRDefault="0083336B" w:rsidP="0035438E">
            <w:pPr>
              <w:spacing w:after="0"/>
              <w:rPr>
                <w:ins w:id="698" w:author="Sumeet" w:date="2026-08-03T17:11:00Z"/>
                <w:rFonts w:ascii="Calibri" w:hAnsi="Calibri" w:cs="Calibri"/>
                <w:sz w:val="18"/>
                <w:szCs w:val="18"/>
              </w:rPr>
            </w:pPr>
            <w:ins w:id="699" w:author="Sumeet" w:date="2026-08-03T17:11:00Z">
              <w:r w:rsidRPr="0035438E">
                <w:rPr>
                  <w:rFonts w:ascii="Calibri" w:hAnsi="Calibri" w:cs="Calibri"/>
                  <w:sz w:val="18"/>
                  <w:szCs w:val="18"/>
                </w:rPr>
                <w:t>COMPLETE_CARE_PLAN</w:t>
              </w:r>
            </w:ins>
          </w:p>
        </w:tc>
      </w:tr>
    </w:tbl>
    <w:p w14:paraId="23BB1676" w14:textId="77777777" w:rsidR="0083336B" w:rsidRPr="0035438E" w:rsidRDefault="0083336B" w:rsidP="0035438E">
      <w:pPr>
        <w:spacing w:after="0"/>
        <w:rPr>
          <w:ins w:id="700" w:author="Sumeet" w:date="2026-08-03T17:11:00Z"/>
          <w:rFonts w:ascii="Calibri" w:hAnsi="Calibri" w:cs="Calibri"/>
          <w:sz w:val="18"/>
          <w:szCs w:val="18"/>
        </w:rPr>
      </w:pPr>
      <w:ins w:id="701" w:author="Sumeet" w:date="2026-08-03T17:11:00Z">
        <w:r w:rsidRPr="0035438E">
          <w:rPr>
            <w:rFonts w:ascii="Calibri" w:hAnsi="Calibri" w:cs="Calibri"/>
            <w:sz w:val="18"/>
            <w:szCs w:val="18"/>
          </w:rPr>
          <w:t>Care Plan Runtime already stores CompletedAt and CompletionReason, while the detailed goal outcomes remain with Goal Runtime. </w:t>
        </w:r>
      </w:ins>
    </w:p>
    <w:p w14:paraId="14A98340" w14:textId="77777777" w:rsidR="0083336B" w:rsidRPr="0035438E" w:rsidRDefault="0083336B" w:rsidP="0035438E">
      <w:pPr>
        <w:spacing w:after="0"/>
        <w:rPr>
          <w:ins w:id="702" w:author="Sumeet" w:date="2026-08-03T17:11:00Z" w16du:dateUtc="2026-08-03T22:11:00Z"/>
          <w:rFonts w:ascii="Calibri" w:hAnsi="Calibri" w:cs="Calibri"/>
          <w:sz w:val="18"/>
          <w:szCs w:val="18"/>
        </w:rPr>
      </w:pPr>
    </w:p>
    <w:p w14:paraId="3010CD96" w14:textId="77777777" w:rsidR="0083336B" w:rsidRPr="0035438E" w:rsidRDefault="0083336B" w:rsidP="0035438E">
      <w:pPr>
        <w:spacing w:after="0"/>
        <w:rPr>
          <w:rFonts w:ascii="Calibri" w:hAnsi="Calibri" w:cs="Calibri"/>
          <w:sz w:val="18"/>
          <w:szCs w:val="18"/>
        </w:rPr>
      </w:pPr>
    </w:p>
    <w:p w14:paraId="4A33A71B" w14:textId="77777777" w:rsidR="0083336B" w:rsidRPr="0035438E" w:rsidRDefault="0083336B" w:rsidP="0035438E">
      <w:pPr>
        <w:spacing w:after="0"/>
        <w:rPr>
          <w:rFonts w:ascii="Calibri" w:hAnsi="Calibri" w:cs="Calibri"/>
          <w:sz w:val="18"/>
          <w:szCs w:val="18"/>
        </w:rPr>
      </w:pPr>
    </w:p>
    <w:sectPr w:rsidR="0083336B" w:rsidRPr="00354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660E47"/>
    <w:multiLevelType w:val="multilevel"/>
    <w:tmpl w:val="BC2C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6E3800"/>
    <w:multiLevelType w:val="multilevel"/>
    <w:tmpl w:val="4D1487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3B12E3"/>
    <w:multiLevelType w:val="multilevel"/>
    <w:tmpl w:val="7870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41155">
    <w:abstractNumId w:val="1"/>
  </w:num>
  <w:num w:numId="2" w16cid:durableId="1466387280">
    <w:abstractNumId w:val="1"/>
    <w:lvlOverride w:ilvl="1">
      <w:startOverride w:val="1"/>
    </w:lvlOverride>
  </w:num>
  <w:num w:numId="3" w16cid:durableId="666247256">
    <w:abstractNumId w:val="0"/>
  </w:num>
  <w:num w:numId="4" w16cid:durableId="16729459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umeet">
    <w15:presenceInfo w15:providerId="None" w15:userId="Sumeet"/>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A17"/>
    <w:rsid w:val="001D32C3"/>
    <w:rsid w:val="0035438E"/>
    <w:rsid w:val="005876D8"/>
    <w:rsid w:val="0083336B"/>
    <w:rsid w:val="00BC6D8C"/>
    <w:rsid w:val="00DB59BF"/>
    <w:rsid w:val="00E4664A"/>
    <w:rsid w:val="00FB1A1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B5F264"/>
  <w15:chartTrackingRefBased/>
  <w15:docId w15:val="{9B6E9728-E808-D241-B8A1-B04B55C8B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B1A1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B1A1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B1A1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B1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A1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B1A1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B1A1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B1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A17"/>
    <w:rPr>
      <w:rFonts w:eastAsiaTheme="majorEastAsia" w:cstheme="majorBidi"/>
      <w:color w:val="272727" w:themeColor="text1" w:themeTint="D8"/>
    </w:rPr>
  </w:style>
  <w:style w:type="paragraph" w:styleId="Title">
    <w:name w:val="Title"/>
    <w:basedOn w:val="Normal"/>
    <w:next w:val="Normal"/>
    <w:link w:val="TitleChar"/>
    <w:uiPriority w:val="10"/>
    <w:qFormat/>
    <w:rsid w:val="00FB1A1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B1A1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B1A1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B1A1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B1A17"/>
    <w:pPr>
      <w:spacing w:before="160"/>
      <w:jc w:val="center"/>
    </w:pPr>
    <w:rPr>
      <w:i/>
      <w:iCs/>
      <w:color w:val="404040" w:themeColor="text1" w:themeTint="BF"/>
    </w:rPr>
  </w:style>
  <w:style w:type="character" w:customStyle="1" w:styleId="QuoteChar">
    <w:name w:val="Quote Char"/>
    <w:basedOn w:val="DefaultParagraphFont"/>
    <w:link w:val="Quote"/>
    <w:uiPriority w:val="29"/>
    <w:rsid w:val="00FB1A17"/>
    <w:rPr>
      <w:rFonts w:cs="Mangal"/>
      <w:i/>
      <w:iCs/>
      <w:color w:val="404040" w:themeColor="text1" w:themeTint="BF"/>
    </w:rPr>
  </w:style>
  <w:style w:type="paragraph" w:styleId="ListParagraph">
    <w:name w:val="List Paragraph"/>
    <w:basedOn w:val="Normal"/>
    <w:uiPriority w:val="34"/>
    <w:qFormat/>
    <w:rsid w:val="00FB1A17"/>
    <w:pPr>
      <w:ind w:left="720"/>
      <w:contextualSpacing/>
    </w:pPr>
  </w:style>
  <w:style w:type="character" w:styleId="IntenseEmphasis">
    <w:name w:val="Intense Emphasis"/>
    <w:basedOn w:val="DefaultParagraphFont"/>
    <w:uiPriority w:val="21"/>
    <w:qFormat/>
    <w:rsid w:val="00FB1A17"/>
    <w:rPr>
      <w:i/>
      <w:iCs/>
      <w:color w:val="0F4761" w:themeColor="accent1" w:themeShade="BF"/>
    </w:rPr>
  </w:style>
  <w:style w:type="paragraph" w:styleId="IntenseQuote">
    <w:name w:val="Intense Quote"/>
    <w:basedOn w:val="Normal"/>
    <w:next w:val="Normal"/>
    <w:link w:val="IntenseQuoteChar"/>
    <w:uiPriority w:val="30"/>
    <w:qFormat/>
    <w:rsid w:val="00FB1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A17"/>
    <w:rPr>
      <w:rFonts w:cs="Mangal"/>
      <w:i/>
      <w:iCs/>
      <w:color w:val="0F4761" w:themeColor="accent1" w:themeShade="BF"/>
    </w:rPr>
  </w:style>
  <w:style w:type="character" w:styleId="IntenseReference">
    <w:name w:val="Intense Reference"/>
    <w:basedOn w:val="DefaultParagraphFont"/>
    <w:uiPriority w:val="32"/>
    <w:qFormat/>
    <w:rsid w:val="00FB1A17"/>
    <w:rPr>
      <w:b/>
      <w:bCs/>
      <w:smallCaps/>
      <w:color w:val="0F4761" w:themeColor="accent1" w:themeShade="BF"/>
      <w:spacing w:val="5"/>
    </w:rPr>
  </w:style>
  <w:style w:type="paragraph" w:styleId="NormalWeb">
    <w:name w:val="Normal (Web)"/>
    <w:basedOn w:val="Normal"/>
    <w:uiPriority w:val="99"/>
    <w:semiHidden/>
    <w:unhideWhenUsed/>
    <w:rsid w:val="00FB1A17"/>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Revision">
    <w:name w:val="Revision"/>
    <w:hidden/>
    <w:uiPriority w:val="99"/>
    <w:semiHidden/>
    <w:rsid w:val="0083336B"/>
    <w:pPr>
      <w:spacing w:after="0" w:line="240" w:lineRule="auto"/>
    </w:pPr>
    <w:rPr>
      <w:rFonts w:cs="Mangal"/>
    </w:rPr>
  </w:style>
  <w:style w:type="character" w:styleId="Hyperlink">
    <w:name w:val="Hyperlink"/>
    <w:basedOn w:val="DefaultParagraphFont"/>
    <w:uiPriority w:val="99"/>
    <w:unhideWhenUsed/>
    <w:rsid w:val="0083336B"/>
    <w:rPr>
      <w:color w:val="467886" w:themeColor="hyperlink"/>
      <w:u w:val="single"/>
    </w:rPr>
  </w:style>
  <w:style w:type="character" w:styleId="UnresolvedMention">
    <w:name w:val="Unresolved Mention"/>
    <w:basedOn w:val="DefaultParagraphFont"/>
    <w:uiPriority w:val="99"/>
    <w:semiHidden/>
    <w:unhideWhenUsed/>
    <w:rsid w:val="00833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4115</Words>
  <Characters>26752</Characters>
  <Application>Microsoft Office Word</Application>
  <DocSecurity>0</DocSecurity>
  <Lines>990</Lines>
  <Paragraphs>857</Paragraphs>
  <ScaleCrop>false</ScaleCrop>
  <Company/>
  <LinksUpToDate>false</LinksUpToDate>
  <CharactersWithSpaces>30010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Sumeet</dc:creator>
  <cp:keywords/>
  <dc:description/>
  <cp:lastModifiedBy>Sumeet</cp:lastModifiedBy>
  <cp:revision>5</cp:revision>
  <dcterms:created xsi:type="dcterms:W3CDTF">2026-07-15T03:21:00Z</dcterms:created>
  <dcterms:modified xsi:type="dcterms:W3CDTF">2026-08-03T22:13:00Z</dcterms:modified>
</cp:coreProperties>
</file>